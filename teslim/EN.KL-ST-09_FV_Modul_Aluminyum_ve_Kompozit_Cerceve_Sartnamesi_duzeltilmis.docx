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9F8D4" w14:textId="77777777" w:rsidR="00154594" w:rsidRDefault="003622A6">
      <w:pPr>
        <w:keepNext/>
        <w:keepLines/>
        <w:widowControl/>
        <w:spacing w:after="240" w:line="264" w:lineRule="auto"/>
        <w:jc w:val="both"/>
        <w:rPr>
          <w:rFonts w:ascii="Arial" w:eastAsia="Arial" w:hAnsi="Arial" w:cs="Arial"/>
          <w:b/>
          <w:bCs/>
          <w:sz w:val="20"/>
          <w:szCs w:val="20"/>
          <w:lang w:val="tr-TR"/>
        </w:rPr>
      </w:pPr>
      <w:r>
        <w:rPr>
          <w:rFonts w:ascii="Arial" w:eastAsia="Arial" w:hAnsi="Arial" w:cs="Arial"/>
          <w:b/>
          <w:bCs/>
          <w:sz w:val="20"/>
          <w:szCs w:val="20"/>
          <w:lang w:val="tr-TR"/>
        </w:rPr>
        <w:t>İÇİNDEKİLER</w:t>
      </w:r>
    </w:p>
    <w:p w14:paraId="2E0FC11B" w14:textId="7EDC8733" w:rsidR="00F5702E" w:rsidRDefault="003622A6">
      <w:pPr>
        <w:pStyle w:val="T1"/>
        <w:rPr>
          <w:rFonts w:asciiTheme="minorHAnsi" w:eastAsiaTheme="minorEastAsia" w:hAnsiTheme="minorHAnsi" w:cstheme="minorBidi"/>
          <w:noProof/>
          <w:kern w:val="2"/>
          <w:sz w:val="24"/>
          <w:szCs w:val="24"/>
          <w14:ligatures w14:val="standardContextual"/>
        </w:rPr>
      </w:pPr>
      <w:r>
        <w:fldChar w:fldCharType="begin"/>
        <w:instrText xml:space="preserve"> TOC \o "1-2" \h \z \u </w:instrText>
        <w:fldChar w:fldCharType="separate"/>
      </w:r>
      <w:hyperlink w:anchor="_Toc242444424" w:history="1">
        <w:r>
          <w:rPr>
            <w:rStyle w:val="Kpr"/>
            <w:b/>
            <w:bCs/>
            <w:noProof/>
          </w:rPr>
          <w:t>1.</w:t>
        </w:r>
        <w:r>
          <w:rPr>
            <w:rFonts w:asciiTheme="minorHAnsi" w:eastAsiaTheme="minorEastAsia" w:hAnsiTheme="minorHAnsi" w:cstheme="minorBidi"/>
            <w:noProof/>
            <w:kern w:val="2"/>
            <w:sz w:val="24"/>
            <w:szCs w:val="24"/>
            <w14:ligatures w14:val="standardContextual"/>
          </w:rPr>
          <w:tab/>
        </w:r>
        <w:r>
          <w:rPr>
            <w:rStyle w:val="Kpr"/>
            <w:b/>
            <w:bCs/>
            <w:noProof/>
          </w:rPr>
          <w:t>GEÇERLİLİK</w:t>
        </w:r>
        <w:r>
          <w:rPr>
            <w:noProof/>
            <w:webHidden/>
          </w:rPr>
          <w:tab/>
          <w:fldChar w:fldCharType="begin"/>
          <w:instrText xml:space="preserve"> PAGEREF _Toc242444424 \h </w:instrText>
          <w:fldChar w:fldCharType="separate"/>
          <w:t>2</w:t>
          <w:fldChar w:fldCharType="end"/>
        </w:r>
      </w:hyperlink>
    </w:p>
    <w:p w14:paraId="2D7000B3" w14:textId="26C2DFD2" w:rsidR="00F5702E" w:rsidRDefault="00F5702E">
      <w:pPr>
        <w:pStyle w:val="T1"/>
        <w:rPr>
          <w:rFonts w:asciiTheme="minorHAnsi" w:eastAsiaTheme="minorEastAsia" w:hAnsiTheme="minorHAnsi" w:cstheme="minorBidi"/>
          <w:noProof/>
          <w:kern w:val="2"/>
          <w:sz w:val="24"/>
          <w:szCs w:val="24"/>
          <w14:ligatures w14:val="standardContextual"/>
        </w:rPr>
      </w:pPr>
      <w:hyperlink w:anchor="_Toc242444425" w:history="1">
        <w:r>
          <w:rPr>
            <w:rStyle w:val="Kpr"/>
            <w:b/>
            <w:bCs/>
            <w:noProof/>
          </w:rPr>
          <w:t>2.</w:t>
        </w:r>
        <w:r>
          <w:rPr>
            <w:rFonts w:asciiTheme="minorHAnsi" w:eastAsiaTheme="minorEastAsia" w:hAnsiTheme="minorHAnsi" w:cstheme="minorBidi"/>
            <w:noProof/>
            <w:kern w:val="2"/>
            <w:sz w:val="24"/>
            <w:szCs w:val="24"/>
            <w14:ligatures w14:val="standardContextual"/>
          </w:rPr>
          <w:tab/>
        </w:r>
        <w:r>
          <w:rPr>
            <w:rStyle w:val="Kpr"/>
            <w:b/>
            <w:bCs/>
            <w:noProof/>
          </w:rPr>
          <w:t>AMAÇ</w:t>
        </w:r>
        <w:r>
          <w:rPr>
            <w:noProof/>
            <w:webHidden/>
          </w:rPr>
          <w:tab/>
          <w:fldChar w:fldCharType="begin"/>
          <w:instrText xml:space="preserve"> PAGEREF _Toc242444425 \h </w:instrText>
          <w:fldChar w:fldCharType="separate"/>
          <w:t>2</w:t>
          <w:fldChar w:fldCharType="end"/>
        </w:r>
      </w:hyperlink>
    </w:p>
    <w:p w14:paraId="3CD7AF57" w14:textId="38165D0C" w:rsidR="00F5702E" w:rsidRDefault="00F5702E">
      <w:pPr>
        <w:pStyle w:val="T1"/>
        <w:rPr>
          <w:rFonts w:asciiTheme="minorHAnsi" w:eastAsiaTheme="minorEastAsia" w:hAnsiTheme="minorHAnsi" w:cstheme="minorBidi"/>
          <w:noProof/>
          <w:kern w:val="2"/>
          <w:sz w:val="24"/>
          <w:szCs w:val="24"/>
          <w14:ligatures w14:val="standardContextual"/>
        </w:rPr>
      </w:pPr>
      <w:hyperlink w:anchor="_Toc242444426" w:history="1">
        <w:r>
          <w:rPr>
            <w:rStyle w:val="Kpr"/>
            <w:b/>
            <w:bCs/>
            <w:noProof/>
          </w:rPr>
          <w:t>3.</w:t>
        </w:r>
        <w:r>
          <w:rPr>
            <w:rFonts w:asciiTheme="minorHAnsi" w:eastAsiaTheme="minorEastAsia" w:hAnsiTheme="minorHAnsi" w:cstheme="minorBidi"/>
            <w:noProof/>
            <w:kern w:val="2"/>
            <w:sz w:val="24"/>
            <w:szCs w:val="24"/>
            <w14:ligatures w14:val="standardContextual"/>
          </w:rPr>
          <w:tab/>
        </w:r>
        <w:r>
          <w:rPr>
            <w:rStyle w:val="Kpr"/>
            <w:b/>
            <w:bCs/>
            <w:noProof/>
          </w:rPr>
          <w:t>KAPSAM</w:t>
        </w:r>
        <w:r>
          <w:rPr>
            <w:noProof/>
            <w:webHidden/>
          </w:rPr>
          <w:tab/>
          <w:fldChar w:fldCharType="begin"/>
          <w:instrText xml:space="preserve"> PAGEREF _Toc242444426 \h </w:instrText>
          <w:fldChar w:fldCharType="separate"/>
          <w:t>2</w:t>
          <w:fldChar w:fldCharType="end"/>
        </w:r>
      </w:hyperlink>
    </w:p>
    <w:p w14:paraId="396E6E0E" w14:textId="0A4014D8" w:rsidR="00F5702E" w:rsidRDefault="00F5702E">
      <w:pPr>
        <w:pStyle w:val="T1"/>
        <w:rPr>
          <w:rFonts w:asciiTheme="minorHAnsi" w:eastAsiaTheme="minorEastAsia" w:hAnsiTheme="minorHAnsi" w:cstheme="minorBidi"/>
          <w:noProof/>
          <w:kern w:val="2"/>
          <w:sz w:val="24"/>
          <w:szCs w:val="24"/>
          <w14:ligatures w14:val="standardContextual"/>
        </w:rPr>
      </w:pPr>
      <w:hyperlink w:anchor="_Toc242444427" w:history="1">
        <w:r>
          <w:rPr>
            <w:rStyle w:val="Kpr"/>
            <w:b/>
            <w:bCs/>
            <w:noProof/>
          </w:rPr>
          <w:t>4.</w:t>
        </w:r>
        <w:r>
          <w:rPr>
            <w:rFonts w:asciiTheme="minorHAnsi" w:eastAsiaTheme="minorEastAsia" w:hAnsiTheme="minorHAnsi" w:cstheme="minorBidi"/>
            <w:noProof/>
            <w:kern w:val="2"/>
            <w:sz w:val="24"/>
            <w:szCs w:val="24"/>
            <w14:ligatures w14:val="standardContextual"/>
          </w:rPr>
          <w:tab/>
        </w:r>
        <w:r>
          <w:rPr>
            <w:rStyle w:val="Kpr"/>
            <w:b/>
            <w:bCs/>
            <w:noProof/>
          </w:rPr>
          <w:t>TANIMLAR</w:t>
        </w:r>
        <w:r>
          <w:rPr>
            <w:noProof/>
            <w:webHidden/>
          </w:rPr>
          <w:tab/>
          <w:fldChar w:fldCharType="begin"/>
          <w:instrText xml:space="preserve"> PAGEREF _Toc242444427 \h </w:instrText>
          <w:fldChar w:fldCharType="separate"/>
          <w:t>2</w:t>
          <w:fldChar w:fldCharType="end"/>
        </w:r>
      </w:hyperlink>
    </w:p>
    <w:p w14:paraId="5C80D392" w14:textId="70300D58"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28" w:history="1">
        <w:r>
          <w:rPr>
            <w:rStyle w:val="Kpr"/>
            <w:b/>
            <w:bCs/>
            <w:noProof/>
          </w:rPr>
          <w:t>4.1</w:t>
        </w:r>
        <w:r>
          <w:rPr>
            <w:rFonts w:asciiTheme="minorHAnsi" w:eastAsiaTheme="minorEastAsia" w:hAnsiTheme="minorHAnsi" w:cstheme="minorBidi"/>
            <w:noProof/>
            <w:kern w:val="2"/>
            <w:sz w:val="24"/>
            <w:szCs w:val="24"/>
            <w14:ligatures w14:val="standardContextual"/>
          </w:rPr>
          <w:tab/>
        </w:r>
        <w:r>
          <w:rPr>
            <w:rStyle w:val="Kpr"/>
            <w:b/>
            <w:bCs/>
            <w:noProof/>
          </w:rPr>
          <w:t>Kısaltmalar</w:t>
        </w:r>
        <w:r>
          <w:rPr>
            <w:noProof/>
            <w:webHidden/>
          </w:rPr>
          <w:tab/>
          <w:fldChar w:fldCharType="begin"/>
          <w:instrText xml:space="preserve"> PAGEREF _Toc242444428 \h </w:instrText>
          <w:fldChar w:fldCharType="separate"/>
          <w:t>2</w:t>
          <w:fldChar w:fldCharType="end"/>
        </w:r>
      </w:hyperlink>
    </w:p>
    <w:p w14:paraId="554162A0" w14:textId="186ED5B8"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29" w:history="1">
        <w:r>
          <w:rPr>
            <w:rStyle w:val="Kpr"/>
            <w:b/>
            <w:bCs/>
            <w:noProof/>
          </w:rPr>
          <w:t>4.2</w:t>
        </w:r>
        <w:r>
          <w:rPr>
            <w:rFonts w:asciiTheme="minorHAnsi" w:eastAsiaTheme="minorEastAsia" w:hAnsiTheme="minorHAnsi" w:cstheme="minorBidi"/>
            <w:noProof/>
            <w:kern w:val="2"/>
            <w:sz w:val="24"/>
            <w:szCs w:val="24"/>
            <w14:ligatures w14:val="standardContextual"/>
          </w:rPr>
          <w:tab/>
        </w:r>
        <w:r>
          <w:rPr>
            <w:rStyle w:val="Kpr"/>
            <w:b/>
            <w:bCs/>
            <w:noProof/>
          </w:rPr>
          <w:t>Kusur Seviyeleri</w:t>
        </w:r>
        <w:r>
          <w:rPr>
            <w:noProof/>
            <w:webHidden/>
          </w:rPr>
          <w:tab/>
          <w:fldChar w:fldCharType="begin"/>
          <w:instrText xml:space="preserve"> PAGEREF _Toc242444429 \h </w:instrText>
          <w:fldChar w:fldCharType="separate"/>
          <w:t>2</w:t>
          <w:fldChar w:fldCharType="end"/>
        </w:r>
      </w:hyperlink>
    </w:p>
    <w:p w14:paraId="4871851E" w14:textId="603C8845"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0" w:history="1">
        <w:r>
          <w:rPr>
            <w:rStyle w:val="Kpr"/>
            <w:b/>
            <w:bCs/>
            <w:noProof/>
          </w:rPr>
          <w:t>4.3</w:t>
        </w:r>
        <w:r>
          <w:rPr>
            <w:rFonts w:asciiTheme="minorHAnsi" w:eastAsiaTheme="minorEastAsia" w:hAnsiTheme="minorHAnsi" w:cstheme="minorBidi"/>
            <w:noProof/>
            <w:kern w:val="2"/>
            <w:sz w:val="24"/>
            <w:szCs w:val="24"/>
            <w14:ligatures w14:val="standardContextual"/>
          </w:rPr>
          <w:tab/>
        </w:r>
        <w:r>
          <w:rPr>
            <w:rStyle w:val="Kpr"/>
            <w:b/>
            <w:bCs/>
            <w:noProof/>
          </w:rPr>
          <w:t>Terimler</w:t>
        </w:r>
        <w:r>
          <w:rPr>
            <w:noProof/>
            <w:webHidden/>
          </w:rPr>
          <w:tab/>
          <w:fldChar w:fldCharType="begin"/>
          <w:instrText xml:space="preserve"> PAGEREF _Toc242444430 \h </w:instrText>
          <w:fldChar w:fldCharType="separate"/>
          <w:t>2</w:t>
          <w:fldChar w:fldCharType="end"/>
        </w:r>
      </w:hyperlink>
    </w:p>
    <w:p w14:paraId="460CA671" w14:textId="1E7F2D5E" w:rsidR="00F5702E" w:rsidRDefault="00F5702E">
      <w:pPr>
        <w:pStyle w:val="T1"/>
        <w:rPr>
          <w:rFonts w:asciiTheme="minorHAnsi" w:eastAsiaTheme="minorEastAsia" w:hAnsiTheme="minorHAnsi" w:cstheme="minorBidi"/>
          <w:noProof/>
          <w:kern w:val="2"/>
          <w:sz w:val="24"/>
          <w:szCs w:val="24"/>
          <w14:ligatures w14:val="standardContextual"/>
        </w:rPr>
      </w:pPr>
      <w:hyperlink w:anchor="_Toc242444431" w:history="1">
        <w:r>
          <w:rPr>
            <w:rStyle w:val="Kpr"/>
            <w:b/>
            <w:bCs/>
            <w:noProof/>
          </w:rPr>
          <w:t>5.</w:t>
        </w:r>
        <w:r>
          <w:rPr>
            <w:rFonts w:asciiTheme="minorHAnsi" w:eastAsiaTheme="minorEastAsia" w:hAnsiTheme="minorHAnsi" w:cstheme="minorBidi"/>
            <w:noProof/>
            <w:kern w:val="2"/>
            <w:sz w:val="24"/>
            <w:szCs w:val="24"/>
            <w14:ligatures w14:val="standardContextual"/>
          </w:rPr>
          <w:tab/>
        </w:r>
        <w:r>
          <w:rPr>
            <w:rStyle w:val="Kpr"/>
            <w:b/>
            <w:bCs/>
            <w:noProof/>
          </w:rPr>
          <w:t>TEKNİK GEREKSİNİMLER VE TEST METOTLARI</w:t>
        </w:r>
        <w:r>
          <w:rPr>
            <w:noProof/>
            <w:webHidden/>
          </w:rPr>
          <w:tab/>
          <w:fldChar w:fldCharType="begin"/>
          <w:instrText xml:space="preserve"> PAGEREF _Toc242444431 \h </w:instrText>
          <w:fldChar w:fldCharType="separate"/>
          <w:t>3</w:t>
          <w:fldChar w:fldCharType="end"/>
        </w:r>
      </w:hyperlink>
    </w:p>
    <w:p w14:paraId="6E5A0F05" w14:textId="56506B3A"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2" w:history="1">
        <w:r>
          <w:rPr>
            <w:rStyle w:val="Kpr"/>
            <w:b/>
            <w:bCs/>
            <w:noProof/>
          </w:rPr>
          <w:t>5.1</w:t>
        </w:r>
        <w:r>
          <w:rPr>
            <w:rFonts w:asciiTheme="minorHAnsi" w:eastAsiaTheme="minorEastAsia" w:hAnsiTheme="minorHAnsi" w:cstheme="minorBidi"/>
            <w:noProof/>
            <w:kern w:val="2"/>
            <w:sz w:val="24"/>
            <w:szCs w:val="24"/>
            <w14:ligatures w14:val="standardContextual"/>
          </w:rPr>
          <w:tab/>
        </w:r>
        <w:r>
          <w:rPr>
            <w:rStyle w:val="Kpr"/>
            <w:b/>
            <w:bCs/>
            <w:noProof/>
          </w:rPr>
          <w:t>Malzeme Gereksinimleri</w:t>
        </w:r>
        <w:r>
          <w:rPr>
            <w:noProof/>
            <w:webHidden/>
          </w:rPr>
          <w:tab/>
          <w:fldChar w:fldCharType="begin"/>
          <w:instrText xml:space="preserve"> PAGEREF _Toc242444432 \h </w:instrText>
          <w:fldChar w:fldCharType="separate"/>
          <w:t>3</w:t>
          <w:fldChar w:fldCharType="end"/>
        </w:r>
      </w:hyperlink>
    </w:p>
    <w:p w14:paraId="0FFF2815" w14:textId="2081C036"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3" w:history="1">
        <w:r>
          <w:rPr>
            <w:rStyle w:val="Kpr"/>
            <w:b/>
            <w:bCs/>
            <w:noProof/>
          </w:rPr>
          <w:t>5.2</w:t>
        </w:r>
        <w:r>
          <w:rPr>
            <w:rFonts w:asciiTheme="minorHAnsi" w:eastAsiaTheme="minorEastAsia" w:hAnsiTheme="minorHAnsi" w:cstheme="minorBidi"/>
            <w:noProof/>
            <w:kern w:val="2"/>
            <w:sz w:val="24"/>
            <w:szCs w:val="24"/>
            <w14:ligatures w14:val="standardContextual"/>
          </w:rPr>
          <w:tab/>
        </w:r>
        <w:r>
          <w:rPr>
            <w:rStyle w:val="Kpr"/>
            <w:b/>
            <w:bCs/>
            <w:noProof/>
          </w:rPr>
          <w:t>Görünüm Kabul Kriterleri</w:t>
        </w:r>
        <w:r>
          <w:rPr>
            <w:noProof/>
            <w:webHidden/>
          </w:rPr>
          <w:tab/>
          <w:fldChar w:fldCharType="begin"/>
          <w:instrText xml:space="preserve"> PAGEREF _Toc242444433 \h </w:instrText>
          <w:fldChar w:fldCharType="separate"/>
          <w:t>5</w:t>
          <w:fldChar w:fldCharType="end"/>
        </w:r>
      </w:hyperlink>
    </w:p>
    <w:p w14:paraId="4AB16B72" w14:textId="1B2E8910"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4" w:history="1">
        <w:r>
          <w:rPr>
            <w:rStyle w:val="Kpr"/>
            <w:b/>
            <w:bCs/>
            <w:noProof/>
          </w:rPr>
          <w:t>5.3</w:t>
        </w:r>
        <w:r>
          <w:rPr>
            <w:rFonts w:asciiTheme="minorHAnsi" w:eastAsiaTheme="minorEastAsia" w:hAnsiTheme="minorHAnsi" w:cstheme="minorBidi"/>
            <w:noProof/>
            <w:kern w:val="2"/>
            <w:sz w:val="24"/>
            <w:szCs w:val="24"/>
            <w14:ligatures w14:val="standardContextual"/>
          </w:rPr>
          <w:tab/>
        </w:r>
        <w:r>
          <w:rPr>
            <w:rStyle w:val="Kpr"/>
            <w:b/>
            <w:bCs/>
            <w:noProof/>
          </w:rPr>
          <w:t>Boyut ve Toleranslar</w:t>
        </w:r>
        <w:r>
          <w:rPr>
            <w:noProof/>
            <w:webHidden/>
          </w:rPr>
          <w:tab/>
          <w:fldChar w:fldCharType="begin"/>
          <w:instrText xml:space="preserve"> PAGEREF _Toc242444434 \h </w:instrText>
          <w:fldChar w:fldCharType="separate"/>
          <w:t>6</w:t>
          <w:fldChar w:fldCharType="end"/>
        </w:r>
      </w:hyperlink>
    </w:p>
    <w:p w14:paraId="1373C8A3" w14:textId="17BC05C3"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5" w:history="1">
        <w:r>
          <w:rPr>
            <w:rStyle w:val="Kpr"/>
            <w:b/>
            <w:bCs/>
            <w:noProof/>
          </w:rPr>
          <w:t>5.4</w:t>
        </w:r>
        <w:r>
          <w:rPr>
            <w:rFonts w:asciiTheme="minorHAnsi" w:eastAsiaTheme="minorEastAsia" w:hAnsiTheme="minorHAnsi" w:cstheme="minorBidi"/>
            <w:noProof/>
            <w:kern w:val="2"/>
            <w:sz w:val="24"/>
            <w:szCs w:val="24"/>
            <w14:ligatures w14:val="standardContextual"/>
          </w:rPr>
          <w:tab/>
        </w:r>
        <w:r>
          <w:rPr>
            <w:rStyle w:val="Kpr"/>
            <w:b/>
            <w:bCs/>
            <w:noProof/>
          </w:rPr>
          <w:t>Yüzey Kaplaması</w:t>
        </w:r>
        <w:r>
          <w:rPr>
            <w:noProof/>
            <w:webHidden/>
          </w:rPr>
          <w:tab/>
          <w:fldChar w:fldCharType="begin"/>
          <w:instrText xml:space="preserve"> PAGEREF _Toc242444435 \h </w:instrText>
          <w:fldChar w:fldCharType="separate"/>
          <w:t>8</w:t>
          <w:fldChar w:fldCharType="end"/>
        </w:r>
      </w:hyperlink>
    </w:p>
    <w:p w14:paraId="5BE4CEFC" w14:textId="639AB0D5"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6" w:history="1">
        <w:r>
          <w:rPr>
            <w:rStyle w:val="Kpr"/>
            <w:b/>
            <w:bCs/>
            <w:noProof/>
          </w:rPr>
          <w:t>5.5</w:t>
        </w:r>
        <w:r>
          <w:rPr>
            <w:rFonts w:asciiTheme="minorHAnsi" w:eastAsiaTheme="minorEastAsia" w:hAnsiTheme="minorHAnsi" w:cstheme="minorBidi"/>
            <w:noProof/>
            <w:kern w:val="2"/>
            <w:sz w:val="24"/>
            <w:szCs w:val="24"/>
            <w14:ligatures w14:val="standardContextual"/>
          </w:rPr>
          <w:tab/>
        </w:r>
        <w:r>
          <w:rPr>
            <w:rStyle w:val="Kpr"/>
            <w:b/>
            <w:bCs/>
            <w:noProof/>
          </w:rPr>
          <w:t>Köşe Birleştirme ve Köşe Takozu</w:t>
        </w:r>
        <w:r>
          <w:rPr>
            <w:noProof/>
            <w:webHidden/>
          </w:rPr>
          <w:tab/>
          <w:fldChar w:fldCharType="begin"/>
          <w:instrText xml:space="preserve"> PAGEREF _Toc242444436 \h </w:instrText>
          <w:fldChar w:fldCharType="separate"/>
          <w:t>9</w:t>
          <w:fldChar w:fldCharType="end"/>
        </w:r>
      </w:hyperlink>
    </w:p>
    <w:p w14:paraId="73E5751B" w14:textId="5A39DD26"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7" w:history="1">
        <w:r>
          <w:rPr>
            <w:rStyle w:val="Kpr"/>
            <w:b/>
            <w:bCs/>
            <w:noProof/>
          </w:rPr>
          <w:t>5.6</w:t>
        </w:r>
        <w:r>
          <w:rPr>
            <w:rFonts w:asciiTheme="minorHAnsi" w:eastAsiaTheme="minorEastAsia" w:hAnsiTheme="minorHAnsi" w:cstheme="minorBidi"/>
            <w:noProof/>
            <w:kern w:val="2"/>
            <w:sz w:val="24"/>
            <w:szCs w:val="24"/>
            <w14:ligatures w14:val="standardContextual"/>
          </w:rPr>
          <w:tab/>
        </w:r>
        <w:r>
          <w:rPr>
            <w:rStyle w:val="Kpr"/>
            <w:b/>
            <w:bCs/>
            <w:noProof/>
          </w:rPr>
          <w:t>Çevresel Yaşlanma Dayanımı</w:t>
        </w:r>
        <w:r>
          <w:rPr>
            <w:noProof/>
            <w:webHidden/>
          </w:rPr>
          <w:tab/>
          <w:fldChar w:fldCharType="begin"/>
          <w:instrText xml:space="preserve"> PAGEREF _Toc242444437 \h </w:instrText>
          <w:fldChar w:fldCharType="separate"/>
          <w:t>9</w:t>
          <w:fldChar w:fldCharType="end"/>
        </w:r>
      </w:hyperlink>
    </w:p>
    <w:p w14:paraId="44CA8BAA" w14:textId="27012E40"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8" w:history="1">
        <w:r>
          <w:rPr>
            <w:rStyle w:val="Kpr"/>
            <w:b/>
            <w:bCs/>
            <w:noProof/>
          </w:rPr>
          <w:t>5.7</w:t>
        </w:r>
        <w:r>
          <w:rPr>
            <w:rFonts w:asciiTheme="minorHAnsi" w:eastAsiaTheme="minorEastAsia" w:hAnsiTheme="minorHAnsi" w:cstheme="minorBidi"/>
            <w:noProof/>
            <w:kern w:val="2"/>
            <w:sz w:val="24"/>
            <w:szCs w:val="24"/>
            <w14:ligatures w14:val="standardContextual"/>
          </w:rPr>
          <w:tab/>
        </w:r>
        <w:r>
          <w:rPr>
            <w:rStyle w:val="Kpr"/>
            <w:b/>
            <w:bCs/>
            <w:noProof/>
          </w:rPr>
          <w:t>Statik Mekanik Yük Testi</w:t>
        </w:r>
        <w:r>
          <w:rPr>
            <w:noProof/>
            <w:webHidden/>
          </w:rPr>
          <w:tab/>
          <w:fldChar w:fldCharType="begin"/>
          <w:instrText xml:space="preserve"> PAGEREF _Toc242444438 \h </w:instrText>
          <w:fldChar w:fldCharType="separate"/>
          <w:t>10</w:t>
          <w:fldChar w:fldCharType="end"/>
        </w:r>
      </w:hyperlink>
    </w:p>
    <w:p w14:paraId="295CC02B" w14:textId="13B31F24"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39" w:history="1">
        <w:r>
          <w:rPr>
            <w:rStyle w:val="Kpr"/>
            <w:b/>
            <w:bCs/>
            <w:noProof/>
          </w:rPr>
          <w:t>5.8</w:t>
        </w:r>
        <w:r>
          <w:rPr>
            <w:rFonts w:asciiTheme="minorHAnsi" w:eastAsiaTheme="minorEastAsia" w:hAnsiTheme="minorHAnsi" w:cstheme="minorBidi"/>
            <w:noProof/>
            <w:kern w:val="2"/>
            <w:sz w:val="24"/>
            <w:szCs w:val="24"/>
            <w14:ligatures w14:val="standardContextual"/>
          </w:rPr>
          <w:tab/>
        </w:r>
        <w:r>
          <w:rPr>
            <w:rStyle w:val="Kpr"/>
            <w:b/>
            <w:bCs/>
            <w:noProof/>
          </w:rPr>
          <w:t>Kontroller ve Testler İçin Alınacak Örneklem Adedi</w:t>
        </w:r>
        <w:r>
          <w:rPr>
            <w:noProof/>
            <w:webHidden/>
          </w:rPr>
          <w:tab/>
          <w:fldChar w:fldCharType="begin"/>
          <w:instrText xml:space="preserve"> PAGEREF _Toc242444439 \h </w:instrText>
          <w:fldChar w:fldCharType="separate"/>
          <w:t>10</w:t>
          <w:fldChar w:fldCharType="end"/>
        </w:r>
      </w:hyperlink>
    </w:p>
    <w:p w14:paraId="6644E911" w14:textId="76862B5C"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40" w:history="1">
        <w:r>
          <w:rPr>
            <w:rStyle w:val="Kpr"/>
            <w:b/>
            <w:bCs/>
            <w:noProof/>
          </w:rPr>
          <w:t>5.9</w:t>
        </w:r>
        <w:r>
          <w:rPr>
            <w:rFonts w:asciiTheme="minorHAnsi" w:eastAsiaTheme="minorEastAsia" w:hAnsiTheme="minorHAnsi" w:cstheme="minorBidi"/>
            <w:noProof/>
            <w:kern w:val="2"/>
            <w:sz w:val="24"/>
            <w:szCs w:val="24"/>
            <w14:ligatures w14:val="standardContextual"/>
          </w:rPr>
          <w:tab/>
        </w:r>
        <w:r>
          <w:rPr>
            <w:rStyle w:val="Kpr"/>
            <w:b/>
            <w:bCs/>
            <w:noProof/>
          </w:rPr>
          <w:t>Tedarikçi Muayeneleri ve Sevkiyat Belgeleri</w:t>
        </w:r>
        <w:r>
          <w:rPr>
            <w:noProof/>
            <w:webHidden/>
          </w:rPr>
          <w:tab/>
          <w:fldChar w:fldCharType="begin"/>
          <w:instrText xml:space="preserve"> PAGEREF _Toc242444440 \h </w:instrText>
          <w:fldChar w:fldCharType="separate"/>
          <w:t>10</w:t>
          <w:fldChar w:fldCharType="end"/>
        </w:r>
      </w:hyperlink>
    </w:p>
    <w:p w14:paraId="7CAE1AE5" w14:textId="1D4E7096" w:rsidR="00F5702E" w:rsidRDefault="00F5702E">
      <w:pPr>
        <w:pStyle w:val="T1"/>
        <w:rPr>
          <w:rFonts w:asciiTheme="minorHAnsi" w:eastAsiaTheme="minorEastAsia" w:hAnsiTheme="minorHAnsi" w:cstheme="minorBidi"/>
          <w:noProof/>
          <w:kern w:val="2"/>
          <w:sz w:val="24"/>
          <w:szCs w:val="24"/>
          <w14:ligatures w14:val="standardContextual"/>
        </w:rPr>
      </w:pPr>
      <w:hyperlink w:anchor="_Toc242444441" w:history="1">
        <w:r>
          <w:rPr>
            <w:rStyle w:val="Kpr"/>
            <w:b/>
            <w:bCs/>
            <w:noProof/>
          </w:rPr>
          <w:t>6.</w:t>
        </w:r>
        <w:r>
          <w:rPr>
            <w:rFonts w:asciiTheme="minorHAnsi" w:eastAsiaTheme="minorEastAsia" w:hAnsiTheme="minorHAnsi" w:cstheme="minorBidi"/>
            <w:noProof/>
            <w:kern w:val="2"/>
            <w:sz w:val="24"/>
            <w:szCs w:val="24"/>
            <w14:ligatures w14:val="standardContextual"/>
          </w:rPr>
          <w:tab/>
        </w:r>
        <w:r>
          <w:rPr>
            <w:rStyle w:val="Kpr"/>
            <w:b/>
            <w:bCs/>
            <w:noProof/>
          </w:rPr>
          <w:t>REFERANS DOKÜMANLAR</w:t>
        </w:r>
        <w:r>
          <w:rPr>
            <w:noProof/>
            <w:webHidden/>
          </w:rPr>
          <w:tab/>
          <w:fldChar w:fldCharType="begin"/>
          <w:instrText xml:space="preserve"> PAGEREF _Toc242444441 \h </w:instrText>
          <w:fldChar w:fldCharType="separate"/>
          <w:t>11</w:t>
          <w:fldChar w:fldCharType="end"/>
        </w:r>
      </w:hyperlink>
    </w:p>
    <w:p w14:paraId="3E4ACEB5" w14:textId="2B07239A"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42" w:history="1">
        <w:r>
          <w:rPr>
            <w:rStyle w:val="Kpr"/>
            <w:b/>
            <w:bCs/>
            <w:noProof/>
          </w:rPr>
          <w:t>6.1</w:t>
        </w:r>
        <w:r>
          <w:rPr>
            <w:rFonts w:asciiTheme="minorHAnsi" w:eastAsiaTheme="minorEastAsia" w:hAnsiTheme="minorHAnsi" w:cstheme="minorBidi"/>
            <w:noProof/>
            <w:kern w:val="2"/>
            <w:sz w:val="24"/>
            <w:szCs w:val="24"/>
            <w14:ligatures w14:val="standardContextual"/>
          </w:rPr>
          <w:tab/>
        </w:r>
        <w:r>
          <w:rPr>
            <w:rStyle w:val="Kpr"/>
            <w:b/>
            <w:bCs/>
            <w:noProof/>
          </w:rPr>
          <w:t>Dış Kaynaklı Dokümanlar</w:t>
        </w:r>
        <w:r>
          <w:rPr>
            <w:noProof/>
            <w:webHidden/>
          </w:rPr>
          <w:tab/>
          <w:fldChar w:fldCharType="begin"/>
          <w:instrText xml:space="preserve"> PAGEREF _Toc242444442 \h </w:instrText>
          <w:fldChar w:fldCharType="separate"/>
          <w:t>11</w:t>
          <w:fldChar w:fldCharType="end"/>
        </w:r>
      </w:hyperlink>
    </w:p>
    <w:p w14:paraId="56E8D7FC" w14:textId="76F72344"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43" w:history="1">
        <w:r>
          <w:rPr>
            <w:rStyle w:val="Kpr"/>
            <w:b/>
            <w:bCs/>
            <w:noProof/>
          </w:rPr>
          <w:t>6.2</w:t>
        </w:r>
        <w:r>
          <w:rPr>
            <w:rFonts w:asciiTheme="minorHAnsi" w:eastAsiaTheme="minorEastAsia" w:hAnsiTheme="minorHAnsi" w:cstheme="minorBidi"/>
            <w:noProof/>
            <w:kern w:val="2"/>
            <w:sz w:val="24"/>
            <w:szCs w:val="24"/>
            <w14:ligatures w14:val="standardContextual"/>
          </w:rPr>
          <w:tab/>
        </w:r>
        <w:r>
          <w:rPr>
            <w:rStyle w:val="Kpr"/>
            <w:b/>
            <w:bCs/>
            <w:noProof/>
          </w:rPr>
          <w:t>İç Kaynaklı Dokümanlar</w:t>
        </w:r>
        <w:r>
          <w:rPr>
            <w:noProof/>
            <w:webHidden/>
          </w:rPr>
          <w:tab/>
          <w:fldChar w:fldCharType="begin"/>
          <w:instrText xml:space="preserve"> PAGEREF _Toc242444443 \h </w:instrText>
          <w:fldChar w:fldCharType="separate"/>
          <w:t>12</w:t>
          <w:fldChar w:fldCharType="end"/>
        </w:r>
      </w:hyperlink>
    </w:p>
    <w:p w14:paraId="3DB2BD68" w14:textId="5C80EDC1" w:rsidR="00F5702E" w:rsidRDefault="00F5702E">
      <w:pPr>
        <w:pStyle w:val="T1"/>
        <w:rPr>
          <w:rFonts w:asciiTheme="minorHAnsi" w:eastAsiaTheme="minorEastAsia" w:hAnsiTheme="minorHAnsi" w:cstheme="minorBidi"/>
          <w:noProof/>
          <w:kern w:val="2"/>
          <w:sz w:val="24"/>
          <w:szCs w:val="24"/>
          <w14:ligatures w14:val="standardContextual"/>
        </w:rPr>
      </w:pPr>
      <w:hyperlink w:anchor="_Toc242444444" w:history="1">
        <w:r>
          <w:rPr>
            <w:rStyle w:val="Kpr"/>
            <w:b/>
            <w:bCs/>
            <w:noProof/>
          </w:rPr>
          <w:t>7.</w:t>
        </w:r>
        <w:r>
          <w:rPr>
            <w:rFonts w:asciiTheme="minorHAnsi" w:eastAsiaTheme="minorEastAsia" w:hAnsiTheme="minorHAnsi" w:cstheme="minorBidi"/>
            <w:noProof/>
            <w:kern w:val="2"/>
            <w:sz w:val="24"/>
            <w:szCs w:val="24"/>
            <w14:ligatures w14:val="standardContextual"/>
          </w:rPr>
          <w:tab/>
        </w:r>
        <w:r>
          <w:rPr>
            <w:rStyle w:val="Kpr"/>
            <w:b/>
            <w:bCs/>
            <w:noProof/>
          </w:rPr>
          <w:t>ETİKET, PAKETLEME, TAŞIMA VE DEPOLAMA</w:t>
        </w:r>
        <w:r>
          <w:rPr>
            <w:noProof/>
            <w:webHidden/>
          </w:rPr>
          <w:tab/>
          <w:fldChar w:fldCharType="begin"/>
          <w:instrText xml:space="preserve"> PAGEREF _Toc242444444 \h </w:instrText>
          <w:fldChar w:fldCharType="separate"/>
          <w:t>12</w:t>
          <w:fldChar w:fldCharType="end"/>
        </w:r>
      </w:hyperlink>
    </w:p>
    <w:p w14:paraId="0D1916FA" w14:textId="5364160F"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45" w:history="1">
        <w:r>
          <w:rPr>
            <w:rStyle w:val="Kpr"/>
            <w:b/>
            <w:bCs/>
            <w:noProof/>
          </w:rPr>
          <w:t>7.1</w:t>
        </w:r>
        <w:r>
          <w:rPr>
            <w:rFonts w:asciiTheme="minorHAnsi" w:eastAsiaTheme="minorEastAsia" w:hAnsiTheme="minorHAnsi" w:cstheme="minorBidi"/>
            <w:noProof/>
            <w:kern w:val="2"/>
            <w:sz w:val="24"/>
            <w:szCs w:val="24"/>
            <w14:ligatures w14:val="standardContextual"/>
          </w:rPr>
          <w:tab/>
        </w:r>
        <w:r>
          <w:rPr>
            <w:rStyle w:val="Kpr"/>
            <w:b/>
            <w:bCs/>
            <w:noProof/>
          </w:rPr>
          <w:t>Etiket</w:t>
        </w:r>
        <w:r>
          <w:rPr>
            <w:noProof/>
            <w:webHidden/>
          </w:rPr>
          <w:tab/>
          <w:fldChar w:fldCharType="begin"/>
          <w:instrText xml:space="preserve"> PAGEREF _Toc242444445 \h </w:instrText>
          <w:fldChar w:fldCharType="separate"/>
          <w:t>12</w:t>
          <w:fldChar w:fldCharType="end"/>
        </w:r>
      </w:hyperlink>
    </w:p>
    <w:p w14:paraId="16932048" w14:textId="77E6237B"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46" w:history="1">
        <w:r>
          <w:rPr>
            <w:rStyle w:val="Kpr"/>
            <w:b/>
            <w:bCs/>
            <w:noProof/>
          </w:rPr>
          <w:t>7.2</w:t>
        </w:r>
        <w:r>
          <w:rPr>
            <w:rFonts w:asciiTheme="minorHAnsi" w:eastAsiaTheme="minorEastAsia" w:hAnsiTheme="minorHAnsi" w:cstheme="minorBidi"/>
            <w:noProof/>
            <w:kern w:val="2"/>
            <w:sz w:val="24"/>
            <w:szCs w:val="24"/>
            <w14:ligatures w14:val="standardContextual"/>
          </w:rPr>
          <w:tab/>
        </w:r>
        <w:r>
          <w:rPr>
            <w:rStyle w:val="Kpr"/>
            <w:b/>
            <w:bCs/>
            <w:noProof/>
          </w:rPr>
          <w:t>Paketleme</w:t>
        </w:r>
        <w:r>
          <w:rPr>
            <w:noProof/>
            <w:webHidden/>
          </w:rPr>
          <w:tab/>
          <w:fldChar w:fldCharType="begin"/>
          <w:instrText xml:space="preserve"> PAGEREF _Toc242444446 \h </w:instrText>
          <w:fldChar w:fldCharType="separate"/>
          <w:t>12</w:t>
          <w:fldChar w:fldCharType="end"/>
        </w:r>
      </w:hyperlink>
    </w:p>
    <w:p w14:paraId="254A2B1F" w14:textId="44B63268"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47" w:history="1">
        <w:r>
          <w:rPr>
            <w:rStyle w:val="Kpr"/>
            <w:b/>
            <w:bCs/>
            <w:noProof/>
          </w:rPr>
          <w:t>7.3</w:t>
        </w:r>
        <w:r>
          <w:rPr>
            <w:rFonts w:asciiTheme="minorHAnsi" w:eastAsiaTheme="minorEastAsia" w:hAnsiTheme="minorHAnsi" w:cstheme="minorBidi"/>
            <w:noProof/>
            <w:kern w:val="2"/>
            <w:sz w:val="24"/>
            <w:szCs w:val="24"/>
            <w14:ligatures w14:val="standardContextual"/>
          </w:rPr>
          <w:tab/>
        </w:r>
        <w:r>
          <w:rPr>
            <w:rStyle w:val="Kpr"/>
            <w:b/>
            <w:bCs/>
            <w:noProof/>
          </w:rPr>
          <w:t>Taşıma</w:t>
        </w:r>
        <w:r>
          <w:rPr>
            <w:noProof/>
            <w:webHidden/>
          </w:rPr>
          <w:tab/>
          <w:fldChar w:fldCharType="begin"/>
          <w:instrText xml:space="preserve"> PAGEREF _Toc242444447 \h </w:instrText>
          <w:fldChar w:fldCharType="separate"/>
          <w:t>18</w:t>
          <w:fldChar w:fldCharType="end"/>
        </w:r>
      </w:hyperlink>
    </w:p>
    <w:p w14:paraId="29650A3F" w14:textId="71321733" w:rsidR="00F5702E" w:rsidRDefault="00F5702E">
      <w:pPr>
        <w:pStyle w:val="T2"/>
        <w:rPr>
          <w:rFonts w:asciiTheme="minorHAnsi" w:eastAsiaTheme="minorEastAsia" w:hAnsiTheme="minorHAnsi" w:cstheme="minorBidi"/>
          <w:noProof/>
          <w:kern w:val="2"/>
          <w:sz w:val="24"/>
          <w:szCs w:val="24"/>
          <w14:ligatures w14:val="standardContextual"/>
        </w:rPr>
      </w:pPr>
      <w:hyperlink w:anchor="_Toc242444448" w:history="1">
        <w:r>
          <w:rPr>
            <w:rStyle w:val="Kpr"/>
            <w:b/>
            <w:bCs/>
            <w:noProof/>
          </w:rPr>
          <w:t>7.4</w:t>
        </w:r>
        <w:r>
          <w:rPr>
            <w:rFonts w:asciiTheme="minorHAnsi" w:eastAsiaTheme="minorEastAsia" w:hAnsiTheme="minorHAnsi" w:cstheme="minorBidi"/>
            <w:noProof/>
            <w:kern w:val="2"/>
            <w:sz w:val="24"/>
            <w:szCs w:val="24"/>
            <w14:ligatures w14:val="standardContextual"/>
          </w:rPr>
          <w:tab/>
        </w:r>
        <w:r>
          <w:rPr>
            <w:rStyle w:val="Kpr"/>
            <w:b/>
            <w:bCs/>
            <w:noProof/>
          </w:rPr>
          <w:t>Depolama</w:t>
        </w:r>
        <w:r>
          <w:rPr>
            <w:noProof/>
            <w:webHidden/>
          </w:rPr>
          <w:tab/>
          <w:fldChar w:fldCharType="begin"/>
          <w:instrText xml:space="preserve"> PAGEREF _Toc242444448 \h </w:instrText>
          <w:fldChar w:fldCharType="separate"/>
          <w:t>19</w:t>
          <w:fldChar w:fldCharType="end"/>
        </w:r>
      </w:hyperlink>
    </w:p>
    <w:p w14:paraId="2446DF64" w14:textId="024D48EE" w:rsidR="00F5702E" w:rsidRDefault="00F5702E">
      <w:pPr>
        <w:pStyle w:val="T1"/>
        <w:rPr>
          <w:rFonts w:asciiTheme="minorHAnsi" w:eastAsiaTheme="minorEastAsia" w:hAnsiTheme="minorHAnsi" w:cstheme="minorBidi"/>
          <w:noProof/>
          <w:kern w:val="2"/>
          <w:sz w:val="24"/>
          <w:szCs w:val="24"/>
          <w14:ligatures w14:val="standardContextual"/>
        </w:rPr>
      </w:pPr>
      <w:hyperlink w:anchor="_Toc242444449" w:history="1">
        <w:r>
          <w:rPr>
            <w:rStyle w:val="Kpr"/>
            <w:b/>
            <w:bCs/>
            <w:noProof/>
          </w:rPr>
          <w:t>8.</w:t>
        </w:r>
        <w:r>
          <w:rPr>
            <w:rFonts w:asciiTheme="minorHAnsi" w:eastAsiaTheme="minorEastAsia" w:hAnsiTheme="minorHAnsi" w:cstheme="minorBidi"/>
            <w:noProof/>
            <w:kern w:val="2"/>
            <w:sz w:val="24"/>
            <w:szCs w:val="24"/>
            <w14:ligatures w14:val="standardContextual"/>
          </w:rPr>
          <w:tab/>
        </w:r>
        <w:r>
          <w:rPr>
            <w:rStyle w:val="Kpr"/>
            <w:b/>
            <w:bCs/>
            <w:noProof/>
          </w:rPr>
          <w:t>TEDARİKÇİNİN SAĞLAMASI GEREKEN BİLGİLER</w:t>
        </w:r>
        <w:r>
          <w:rPr>
            <w:noProof/>
            <w:webHidden/>
          </w:rPr>
          <w:tab/>
          <w:fldChar w:fldCharType="begin"/>
          <w:instrText xml:space="preserve"> PAGEREF _Toc242444449 \h </w:instrText>
          <w:fldChar w:fldCharType="separate"/>
          <w:t>19</w:t>
          <w:fldChar w:fldCharType="end"/>
        </w:r>
      </w:hyperlink>
    </w:p>
    <w:p w14:paraId="6855F88A" w14:textId="4DF4C443" w:rsidR="00154594" w:rsidRDefault="003622A6">
      <w:r>
        <w:fldChar w:fldCharType="end"/>
      </w:r>
    </w:p>
    <w:p w14:paraId="452CAF42" w14:textId="77777777" w:rsidR="00154594" w:rsidRDefault="003622A6">
      <w:r>
        <w:br w:type="page"/>
      </w:r>
    </w:p>
    <w:p w14:paraId="5E4C4ABF" w14:textId="77777777" w:rsidR="00154594" w:rsidRDefault="003622A6">
      <w:pPr>
        <w:keepNext/>
        <w:keepLines/>
        <w:widowControl/>
        <w:tabs>
          <w:tab w:val="left" w:pos="567"/>
        </w:tabs>
        <w:spacing w:after="120" w:line="264" w:lineRule="auto"/>
        <w:outlineLvl w:val="0"/>
        <w:rPr>
          <w:rFonts w:ascii="Arial" w:eastAsia="Arial" w:hAnsi="Arial" w:cs="Arial"/>
          <w:b/>
          <w:bCs/>
          <w:sz w:val="20"/>
          <w:szCs w:val="20"/>
          <w:lang w:val="tr-TR"/>
        </w:rPr>
      </w:pPr>
      <w:bookmarkStart w:id="0" w:name="_Toc242444424"/>
      <w:r>
        <w:rPr>
          <w:rFonts w:ascii="Arial" w:eastAsia="Arial" w:hAnsi="Arial" w:cs="Arial"/>
          <w:b/>
          <w:bCs/>
          <w:sz w:val="20"/>
          <w:szCs w:val="20"/>
          <w:lang w:val="tr-TR"/>
        </w:rPr>
        <w:lastRenderedPageBreak/>
        <w:t>1.</w:t>
        <w:tab/>
        <w:t>GEÇERLİLİK</w:t>
      </w:r>
      <w:bookmarkEnd w:id="0"/>
    </w:p>
    <w:p w14:paraId="2FDC5E13"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Bu şartname, revize edilmiş yeni bir sürümü yayınlanana kadar geçerlidir.</w:t>
      </w:r>
    </w:p>
    <w:p w14:paraId="3411CCD4" w14:textId="77777777" w:rsidR="00154594" w:rsidRDefault="003622A6">
      <w:pPr>
        <w:keepNext/>
        <w:keepLines/>
        <w:widowControl/>
        <w:tabs>
          <w:tab w:val="left" w:pos="567"/>
        </w:tabs>
        <w:spacing w:before="240" w:after="120" w:line="264" w:lineRule="auto"/>
        <w:outlineLvl w:val="0"/>
        <w:rPr>
          <w:rFonts w:ascii="Arial" w:eastAsia="Arial" w:hAnsi="Arial" w:cs="Arial"/>
          <w:b/>
          <w:bCs/>
          <w:sz w:val="20"/>
          <w:szCs w:val="20"/>
          <w:lang w:val="tr-TR"/>
        </w:rPr>
      </w:pPr>
      <w:bookmarkStart w:id="1" w:name="_Toc242444425"/>
      <w:r>
        <w:rPr>
          <w:rFonts w:ascii="Arial" w:eastAsia="Arial" w:hAnsi="Arial" w:cs="Arial"/>
          <w:b/>
          <w:bCs/>
          <w:sz w:val="20"/>
          <w:szCs w:val="20"/>
          <w:lang w:val="tr-TR"/>
        </w:rPr>
        <w:t>2.</w:t>
        <w:tab/>
        <w:t>AMAÇ</w:t>
      </w:r>
      <w:bookmarkEnd w:id="1"/>
    </w:p>
    <w:p w14:paraId="29EBB742"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Bu şartnamenin amacı, güneş panellerinde kullanılacak alüminyum ve kompozit çerçevelerin tedarikinde aranacak teknik özellikleri, görünüm kabul kriterlerini, kontrol ve deney yöntemlerini, etiketleme, paketleme, taşıma ve depolama şartlarını belirlemektir.</w:t>
      </w:r>
    </w:p>
    <w:p w14:paraId="52E23B70" w14:textId="77777777" w:rsidR="00154594" w:rsidRDefault="003622A6">
      <w:pPr>
        <w:keepNext/>
        <w:keepLines/>
        <w:widowControl/>
        <w:tabs>
          <w:tab w:val="left" w:pos="567"/>
        </w:tabs>
        <w:spacing w:before="240" w:after="120" w:line="264" w:lineRule="auto"/>
        <w:outlineLvl w:val="0"/>
        <w:rPr>
          <w:rFonts w:ascii="Arial" w:eastAsia="Arial" w:hAnsi="Arial" w:cs="Arial"/>
          <w:b/>
          <w:bCs/>
          <w:sz w:val="20"/>
          <w:szCs w:val="20"/>
          <w:lang w:val="tr-TR"/>
        </w:rPr>
      </w:pPr>
      <w:bookmarkStart w:id="2" w:name="_Toc242444426"/>
      <w:r>
        <w:rPr>
          <w:rFonts w:ascii="Arial" w:eastAsia="Arial" w:hAnsi="Arial" w:cs="Arial"/>
          <w:b/>
          <w:bCs/>
          <w:sz w:val="20"/>
          <w:szCs w:val="20"/>
          <w:lang w:val="tr-TR"/>
        </w:rPr>
        <w:t>3.</w:t>
        <w:tab/>
        <w:t>KAPSAM</w:t>
      </w:r>
      <w:bookmarkEnd w:id="2"/>
    </w:p>
    <w:p w14:paraId="4C0F1712"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Bu şartname, ELİN A.Ş.’nin ürettiği güneş panellerinde kullanılan alüminyum alaşım çerçeveleri ve cam elyaf takviyeli poliüretan (GFRP) kompozit çerçeveleri, bunlara ait köşe takozlarıyla birlikte kapsar. Bir üründe hangi çerçeve türünün kullanılacağı ürünün teknik çizimi ve sipariş şartlarıyla belirlenir.</w:t>
      </w:r>
    </w:p>
    <w:p w14:paraId="79F4F024"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Şartlar konu başlıklarına göre birleşik olarak verilmiştir. Şartlar aksi belirtilmedikçe her iki çerçeve türü için geçerlidir; değeri türe göre değişen şartlarda alüminyum ve kompozit için ayrı değer verilir. Görünüm kabul kriterleri EN.KL-KP-04 Fotovoltaik Modül Kontrol Planı’na uyumludur.</w:t>
      </w:r>
    </w:p>
    <w:p w14:paraId="44AD96C7" w14:textId="77777777" w:rsidR="00154594" w:rsidRDefault="003622A6">
      <w:pPr>
        <w:keepNext/>
        <w:keepLines/>
        <w:widowControl/>
        <w:tabs>
          <w:tab w:val="left" w:pos="567"/>
        </w:tabs>
        <w:spacing w:before="240" w:after="120" w:line="264" w:lineRule="auto"/>
        <w:outlineLvl w:val="0"/>
        <w:rPr>
          <w:rFonts w:ascii="Arial" w:eastAsia="Arial" w:hAnsi="Arial" w:cs="Arial"/>
          <w:b/>
          <w:bCs/>
          <w:sz w:val="20"/>
          <w:szCs w:val="20"/>
          <w:lang w:val="tr-TR"/>
        </w:rPr>
      </w:pPr>
      <w:bookmarkStart w:id="3" w:name="_Toc242444427"/>
      <w:r>
        <w:rPr>
          <w:rFonts w:ascii="Arial" w:eastAsia="Arial" w:hAnsi="Arial" w:cs="Arial"/>
          <w:b/>
          <w:bCs/>
          <w:sz w:val="20"/>
          <w:szCs w:val="20"/>
          <w:lang w:val="tr-TR"/>
        </w:rPr>
        <w:t>4.</w:t>
        <w:tab/>
        <w:t>TANIMLAR</w:t>
      </w:r>
      <w:bookmarkEnd w:id="3"/>
    </w:p>
    <w:p w14:paraId="527E3A51"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4" w:name="_Toc242444428"/>
      <w:r>
        <w:rPr>
          <w:rFonts w:ascii="Arial" w:eastAsia="Arial" w:hAnsi="Arial" w:cs="Arial"/>
          <w:b/>
          <w:bCs/>
          <w:sz w:val="20"/>
          <w:szCs w:val="20"/>
          <w:lang w:val="tr-TR"/>
        </w:rPr>
        <w:t>4.1</w:t>
        <w:tab/>
        <w:t>Kısaltmalar</w:t>
      </w:r>
      <w:bookmarkEnd w:id="4"/>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00"/>
        <w:gridCol w:w="3619"/>
        <w:gridCol w:w="1200"/>
        <w:gridCol w:w="3619"/>
      </w:tblGrid>
      <w:tr w:rsidR="00154594" w14:paraId="3E7E6246" w14:textId="77777777">
        <w:trPr>
          <w:cantSplit/>
          <w:tblHeader/>
          <w:jc w:val="center"/>
        </w:trPr>
        <w:tc>
          <w:tcPr>
            <w:tcW w:w="1200" w:type="dxa"/>
            <w:shd w:val="clear" w:color="auto" w:fill="D9EDF7"/>
            <w:vAlign w:val="center"/>
          </w:tcPr>
          <w:p w14:paraId="4F901017"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Kısaltma</w:t>
            </w:r>
          </w:p>
        </w:tc>
        <w:tc>
          <w:tcPr>
            <w:tcW w:w="3619" w:type="dxa"/>
            <w:shd w:val="clear" w:color="auto" w:fill="D9EDF7"/>
            <w:vAlign w:val="center"/>
          </w:tcPr>
          <w:p w14:paraId="64C613F3"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Anlamı</w:t>
            </w:r>
          </w:p>
        </w:tc>
        <w:tc>
          <w:tcPr>
            <w:tcW w:w="1200" w:type="dxa"/>
            <w:shd w:val="clear" w:color="auto" w:fill="D9EDF7"/>
            <w:vAlign w:val="center"/>
          </w:tcPr>
          <w:p w14:paraId="1DF84A10"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Kısaltma</w:t>
            </w:r>
          </w:p>
        </w:tc>
        <w:tc>
          <w:tcPr>
            <w:tcW w:w="3619" w:type="dxa"/>
            <w:shd w:val="clear" w:color="auto" w:fill="D9EDF7"/>
            <w:vAlign w:val="center"/>
          </w:tcPr>
          <w:p w14:paraId="593E1A28"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Anlamı</w:t>
            </w:r>
          </w:p>
        </w:tc>
      </w:tr>
      <w:tr w:rsidR="00154594" w14:paraId="59E3F21B" w14:textId="77777777">
        <w:trPr>
          <w:cantSplit/>
          <w:jc w:val="center"/>
        </w:trPr>
        <w:tc>
          <w:tcPr>
            <w:tcW w:w="1200" w:type="dxa"/>
            <w:vAlign w:val="center"/>
          </w:tcPr>
          <w:p w14:paraId="118CE6E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L</w:t>
            </w:r>
          </w:p>
        </w:tc>
        <w:tc>
          <w:tcPr>
            <w:tcW w:w="3619" w:type="dxa"/>
            <w:vAlign w:val="center"/>
          </w:tcPr>
          <w:p w14:paraId="65840795"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Uzunluk</w:t>
            </w:r>
          </w:p>
        </w:tc>
        <w:tc>
          <w:tcPr>
            <w:tcW w:w="1200" w:type="dxa"/>
            <w:vAlign w:val="center"/>
          </w:tcPr>
          <w:p w14:paraId="1523D824"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W</w:t>
            </w:r>
          </w:p>
        </w:tc>
        <w:tc>
          <w:tcPr>
            <w:tcW w:w="3619" w:type="dxa"/>
            <w:vAlign w:val="center"/>
          </w:tcPr>
          <w:p w14:paraId="1B279DF8"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Genişlik</w:t>
            </w:r>
          </w:p>
        </w:tc>
      </w:tr>
      <w:tr w:rsidR="00154594" w14:paraId="496BE1C3" w14:textId="77777777">
        <w:trPr>
          <w:cantSplit/>
          <w:jc w:val="center"/>
        </w:trPr>
        <w:tc>
          <w:tcPr>
            <w:tcW w:w="1200" w:type="dxa"/>
            <w:vAlign w:val="center"/>
          </w:tcPr>
          <w:p w14:paraId="18CBECCC"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A</w:t>
            </w:r>
          </w:p>
        </w:tc>
        <w:tc>
          <w:tcPr>
            <w:tcW w:w="3619" w:type="dxa"/>
            <w:vAlign w:val="center"/>
          </w:tcPr>
          <w:p w14:paraId="624812AB"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Alan</w:t>
            </w:r>
          </w:p>
        </w:tc>
        <w:tc>
          <w:tcPr>
            <w:tcW w:w="1200" w:type="dxa"/>
            <w:vAlign w:val="center"/>
          </w:tcPr>
          <w:p w14:paraId="02010BA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Q</w:t>
            </w:r>
          </w:p>
        </w:tc>
        <w:tc>
          <w:tcPr>
            <w:tcW w:w="3619" w:type="dxa"/>
            <w:vAlign w:val="center"/>
          </w:tcPr>
          <w:p w14:paraId="7D29D8B7"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Paneldeki (veya yüzeydeki) kusur adedi</w:t>
            </w:r>
          </w:p>
        </w:tc>
      </w:tr>
      <w:tr w:rsidR="00154594" w14:paraId="62101B50" w14:textId="77777777">
        <w:trPr>
          <w:cantSplit/>
          <w:jc w:val="center"/>
        </w:trPr>
        <w:tc>
          <w:tcPr>
            <w:tcW w:w="1200" w:type="dxa"/>
            <w:vAlign w:val="center"/>
          </w:tcPr>
          <w:p w14:paraId="4AC0DB5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q</w:t>
            </w:r>
          </w:p>
        </w:tc>
        <w:tc>
          <w:tcPr>
            <w:tcW w:w="3619" w:type="dxa"/>
            <w:vAlign w:val="center"/>
          </w:tcPr>
          <w:p w14:paraId="63AC83B5"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Her bir çerçevedeki kusur adedi</w:t>
            </w:r>
          </w:p>
        </w:tc>
        <w:tc>
          <w:tcPr>
            <w:tcW w:w="1200" w:type="dxa"/>
            <w:vAlign w:val="center"/>
          </w:tcPr>
          <w:p w14:paraId="6C45996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w:t>
            </w:r>
          </w:p>
        </w:tc>
        <w:tc>
          <w:tcPr>
            <w:tcW w:w="3619" w:type="dxa"/>
            <w:vAlign w:val="center"/>
          </w:tcPr>
          <w:p w14:paraId="451C19A1"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Et kalınlığı (mm)</w:t>
            </w:r>
          </w:p>
        </w:tc>
      </w:tr>
      <w:tr w:rsidR="00154594" w14:paraId="707DA6E0" w14:textId="77777777">
        <w:trPr>
          <w:cantSplit/>
          <w:jc w:val="center"/>
        </w:trPr>
        <w:tc>
          <w:tcPr>
            <w:tcW w:w="1200" w:type="dxa"/>
            <w:vAlign w:val="center"/>
          </w:tcPr>
          <w:p w14:paraId="1EF4C67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U</w:t>
            </w:r>
          </w:p>
        </w:tc>
        <w:tc>
          <w:tcPr>
            <w:tcW w:w="3619" w:type="dxa"/>
            <w:vAlign w:val="center"/>
          </w:tcPr>
          <w:p w14:paraId="2F6FC856"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Profil uzunluğu (m)</w:t>
            </w:r>
          </w:p>
        </w:tc>
        <w:tc>
          <w:tcPr>
            <w:tcW w:w="1200" w:type="dxa"/>
            <w:vAlign w:val="center"/>
          </w:tcPr>
          <w:p w14:paraId="6E6548A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X</w:t>
            </w:r>
          </w:p>
        </w:tc>
        <w:tc>
          <w:tcPr>
            <w:tcW w:w="3619" w:type="dxa"/>
            <w:vAlign w:val="center"/>
          </w:tcPr>
          <w:p w14:paraId="3EA23951"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Panelin uzun kenar ölçüsü (mm)</w:t>
            </w:r>
          </w:p>
        </w:tc>
      </w:tr>
      <w:tr w:rsidR="00154594" w14:paraId="48BCD496" w14:textId="77777777">
        <w:trPr>
          <w:cantSplit/>
          <w:jc w:val="center"/>
        </w:trPr>
        <w:tc>
          <w:tcPr>
            <w:tcW w:w="1200" w:type="dxa"/>
            <w:vAlign w:val="center"/>
          </w:tcPr>
          <w:p w14:paraId="1F77C00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CoA</w:t>
            </w:r>
          </w:p>
        </w:tc>
        <w:tc>
          <w:tcPr>
            <w:tcW w:w="3619" w:type="dxa"/>
            <w:vAlign w:val="center"/>
          </w:tcPr>
          <w:p w14:paraId="500ED90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Analiz sertifikası (EN 10204 tip 3.1)</w:t>
            </w:r>
          </w:p>
        </w:tc>
        <w:tc>
          <w:tcPr>
            <w:tcW w:w="1200" w:type="dxa"/>
            <w:vAlign w:val="center"/>
          </w:tcPr>
          <w:p w14:paraId="64A8F7D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GFRP</w:t>
            </w:r>
          </w:p>
        </w:tc>
        <w:tc>
          <w:tcPr>
            <w:tcW w:w="3619" w:type="dxa"/>
            <w:vAlign w:val="center"/>
          </w:tcPr>
          <w:p w14:paraId="413927E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Cam elyaf takviyeli poliüretan kompozit</w:t>
            </w:r>
          </w:p>
        </w:tc>
      </w:tr>
      <w:tr w:rsidR="00154594" w14:textId="77777777">
        <w:trPr>
          <w:cantSplit/>
          <w:jc w:val="center"/>
          <w:ins w:id="9010" w:author="Claude" w:date="2026-10-09T00:00:00Z"/>
        </w:trPr>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11" w:author="Claude" w:date="2026-10-09T00:00:00Z">
              <w:r>
                <w:rPr>
                  <w:rFonts w:ascii="Arial" w:eastAsia="Arial" w:hAnsi="Arial" w:cs="Arial"/>
                  <w:sz w:val="18"/>
                  <w:szCs w:val="18"/>
                  <w:lang w:val="tr-TR"/>
                </w:rPr>
                <w:t xml:space="preserve">FV</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12" w:author="Claude" w:date="2026-10-09T00:00:00Z">
              <w:r>
                <w:rPr>
                  <w:rFonts w:ascii="Arial" w:eastAsia="Arial" w:hAnsi="Arial" w:cs="Arial"/>
                  <w:sz w:val="18"/>
                  <w:szCs w:val="18"/>
                  <w:lang w:val="tr-TR"/>
                </w:rPr>
                <w:t xml:space="preserve">Fotovoltaik</w:t>
              </w:r>
            </w:ins>
          </w:p>
        </w:tc>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13" w:author="Claude" w:date="2026-10-09T00:00:00Z">
              <w:r>
                <w:rPr>
                  <w:rFonts w:ascii="Arial" w:eastAsia="Arial" w:hAnsi="Arial" w:cs="Arial"/>
                  <w:sz w:val="18"/>
                  <w:szCs w:val="18"/>
                  <w:lang w:val="tr-TR"/>
                </w:rPr>
                <w:t xml:space="preserve">CASS</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14" w:author="Claude" w:date="2026-10-09T00:00:00Z">
              <w:r>
                <w:rPr>
                  <w:rFonts w:ascii="Arial" w:eastAsia="Arial" w:hAnsi="Arial" w:cs="Arial"/>
                  <w:sz w:val="18"/>
                  <w:szCs w:val="18"/>
                  <w:lang w:val="tr-TR"/>
                </w:rPr>
                <w:t xml:space="preserve">Bakır klorürle hızlandırılmış asetik asit tuz sisi deneyi (ISO 9227)</w:t>
              </w:r>
            </w:ins>
          </w:p>
        </w:tc>
      </w:tr>
      <w:tr w:rsidR="00154594" w14:textId="77777777">
        <w:trPr>
          <w:cantSplit/>
          <w:jc w:val="center"/>
          <w:ins w:id="9015" w:author="Claude" w:date="2026-10-09T00:00:00Z"/>
        </w:trPr>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16" w:author="Claude" w:date="2026-10-09T00:00:00Z">
              <w:r>
                <w:rPr>
                  <w:rFonts w:ascii="Arial" w:eastAsia="Arial" w:hAnsi="Arial" w:cs="Arial"/>
                  <w:sz w:val="18"/>
                  <w:szCs w:val="18"/>
                  <w:lang w:val="tr-TR"/>
                </w:rPr>
                <w:t xml:space="preserve">MQT</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17" w:author="Claude" w:date="2026-10-09T00:00:00Z">
              <w:r>
                <w:rPr>
                  <w:rFonts w:ascii="Arial" w:eastAsia="Arial" w:hAnsi="Arial" w:cs="Arial"/>
                  <w:sz w:val="18"/>
                  <w:szCs w:val="18"/>
                  <w:lang w:val="tr-TR"/>
                </w:rPr>
                <w:t xml:space="preserve">Modül nitelik deneyi (IEC 61215-2)</w:t>
              </w:r>
            </w:ins>
          </w:p>
        </w:tc>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18" w:author="Claude" w:date="2026-10-09T00:00:00Z">
              <w:r>
                <w:rPr>
                  <w:rFonts w:ascii="Arial" w:eastAsia="Arial" w:hAnsi="Arial" w:cs="Arial"/>
                  <w:sz w:val="18"/>
                  <w:szCs w:val="18"/>
                  <w:lang w:val="tr-TR"/>
                </w:rPr>
                <w:t xml:space="preserve">MST</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19" w:author="Claude" w:date="2026-10-09T00:00:00Z">
              <w:r>
                <w:rPr>
                  <w:rFonts w:ascii="Arial" w:eastAsia="Arial" w:hAnsi="Arial" w:cs="Arial"/>
                  <w:sz w:val="18"/>
                  <w:szCs w:val="18"/>
                  <w:lang w:val="tr-TR"/>
                </w:rPr>
                <w:t xml:space="preserve">Modül güvenlik deneyi (IEC 61730-2)</w:t>
              </w:r>
            </w:ins>
          </w:p>
        </w:tc>
      </w:tr>
      <w:tr w:rsidR="00154594" w14:textId="77777777">
        <w:trPr>
          <w:cantSplit/>
          <w:jc w:val="center"/>
          <w:ins w:id="9020" w:author="Claude" w:date="2026-10-09T00:00:00Z"/>
        </w:trPr>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21" w:author="Claude" w:date="2026-10-09T00:00:00Z">
              <w:r>
                <w:rPr>
                  <w:rFonts w:ascii="Arial" w:eastAsia="Arial" w:hAnsi="Arial" w:cs="Arial"/>
                  <w:sz w:val="18"/>
                  <w:szCs w:val="18"/>
                  <w:lang w:val="tr-TR"/>
                </w:rPr>
                <w:t xml:space="preserve">HDT</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22" w:author="Claude" w:date="2026-10-09T00:00:00Z">
              <w:r>
                <w:rPr>
                  <w:rFonts w:ascii="Arial" w:eastAsia="Arial" w:hAnsi="Arial" w:cs="Arial"/>
                  <w:sz w:val="18"/>
                  <w:szCs w:val="18"/>
                  <w:lang w:val="tr-TR"/>
                </w:rPr>
                <w:t xml:space="preserve">Isıl çarpılma sıcaklığı (ISO 75)</w:t>
              </w:r>
            </w:ins>
          </w:p>
        </w:tc>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23" w:author="Claude" w:date="2026-10-09T00:00:00Z">
              <w:r>
                <w:rPr>
                  <w:rFonts w:ascii="Arial" w:eastAsia="Arial" w:hAnsi="Arial" w:cs="Arial"/>
                  <w:sz w:val="18"/>
                  <w:szCs w:val="18"/>
                  <w:lang w:val="tr-TR"/>
                </w:rPr>
                <w:t xml:space="preserve">RTI / RTE / TI</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24" w:author="Claude" w:date="2026-10-09T00:00:00Z">
              <w:r>
                <w:rPr>
                  <w:rFonts w:ascii="Arial" w:eastAsia="Arial" w:hAnsi="Arial" w:cs="Arial"/>
                  <w:sz w:val="18"/>
                  <w:szCs w:val="18"/>
                  <w:lang w:val="tr-TR"/>
                </w:rPr>
                <w:t xml:space="preserve">Bağıl ısıl indeks / bağıl ısıl dayanıklılık / ısıl dayanıklılık indeksi</w:t>
              </w:r>
            </w:ins>
          </w:p>
        </w:tc>
      </w:tr>
      <w:tr w:rsidR="00154594" w14:textId="77777777">
        <w:trPr>
          <w:cantSplit/>
          <w:jc w:val="center"/>
          <w:ins w:id="9025" w:author="Claude" w:date="2026-10-09T00:00:00Z"/>
        </w:trPr>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26" w:author="Claude" w:date="2026-10-09T00:00:00Z">
              <w:r>
                <w:rPr>
                  <w:rFonts w:ascii="Arial" w:eastAsia="Arial" w:hAnsi="Arial" w:cs="Arial"/>
                  <w:sz w:val="18"/>
                  <w:szCs w:val="18"/>
                  <w:lang w:val="tr-TR"/>
                </w:rPr>
                <w:t xml:space="preserve">ΔE</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27" w:author="Claude" w:date="2026-10-09T00:00:00Z">
              <w:r>
                <w:rPr>
                  <w:rFonts w:ascii="Arial" w:eastAsia="Arial" w:hAnsi="Arial" w:cs="Arial"/>
                  <w:sz w:val="18"/>
                  <w:szCs w:val="18"/>
                  <w:lang w:val="tr-TR"/>
                </w:rPr>
                <w:t xml:space="preserve">Renk farkı</w:t>
              </w:r>
            </w:ins>
          </w:p>
        </w:tc>
        <w:tc>
          <w:tcPr>
            <w:tcW w:w="1200" w:type="dxa"/>
            <w:vAlign w:val="center"/>
          </w:tcPr>
          <w:p w14:textId="77777777" w:rsidR="00154594" w:rsidRDefault="003622A6">
            <w:pPr>
              <w:widowControl/>
              <w:spacing w:before="20" w:after="20"/>
              <w:jc w:val="center"/>
              <w:rPr>
                <w:rFonts w:ascii="Arial" w:eastAsia="Arial" w:hAnsi="Arial" w:cs="Arial"/>
                <w:sz w:val="18"/>
                <w:szCs w:val="18"/>
                <w:lang w:val="tr-TR"/>
              </w:rPr>
            </w:pPr>
            <w:ins w:id="9028" w:author="Claude" w:date="2026-10-09T00:00:00Z">
              <w:r>
                <w:rPr>
                  <w:rFonts w:ascii="Arial" w:eastAsia="Arial" w:hAnsi="Arial" w:cs="Arial"/>
                  <w:sz w:val="18"/>
                  <w:szCs w:val="18"/>
                  <w:lang w:val="tr-TR"/>
                </w:rPr>
                <w:t xml:space="preserve">HBa</w:t>
              </w:r>
            </w:ins>
          </w:p>
        </w:tc>
        <w:tc>
          <w:tcPr>
            <w:tcW w:w="3619" w:type="dxa"/>
            <w:vAlign w:val="center"/>
          </w:tcPr>
          <w:p w14:textId="77777777" w:rsidR="00154594" w:rsidRDefault="003622A6">
            <w:pPr>
              <w:widowControl/>
              <w:spacing w:before="20" w:after="20"/>
              <w:rPr>
                <w:rFonts w:ascii="Arial" w:eastAsia="Arial" w:hAnsi="Arial" w:cs="Arial"/>
                <w:sz w:val="18"/>
                <w:szCs w:val="18"/>
                <w:lang w:val="tr-TR"/>
              </w:rPr>
            </w:pPr>
            <w:ins w:id="9029" w:author="Claude" w:date="2026-10-09T00:00:00Z">
              <w:r>
                <w:rPr>
                  <w:rFonts w:ascii="Arial" w:eastAsia="Arial" w:hAnsi="Arial" w:cs="Arial"/>
                  <w:sz w:val="18"/>
                  <w:szCs w:val="18"/>
                  <w:lang w:val="tr-TR"/>
                </w:rPr>
                <w:t xml:space="preserve">Barcol sertliği</w:t>
              </w:r>
            </w:ins>
          </w:p>
        </w:tc>
      </w:tr>
    </w:tbl>
    <w:p w14:paraId="0F344826"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5" w:name="_Toc242444429"/>
      <w:r>
        <w:rPr>
          <w:rFonts w:ascii="Arial" w:eastAsia="Arial" w:hAnsi="Arial" w:cs="Arial"/>
          <w:b/>
          <w:bCs/>
          <w:sz w:val="20"/>
          <w:szCs w:val="20"/>
          <w:lang w:val="tr-TR"/>
        </w:rPr>
        <w:t>4.2</w:t>
        <w:tab/>
        <w:t>Kusur Seviyeleri</w:t>
      </w:r>
      <w:bookmarkEnd w:id="5"/>
    </w:p>
    <w:p w14:paraId="63C0A27C"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4.2.1</w:t>
        <w:tab/>
      </w:r>
      <w:r>
        <w:rPr>
          <w:rFonts w:ascii="Arial" w:eastAsia="Arial" w:hAnsi="Arial" w:cs="Arial"/>
          <w:b/>
          <w:bCs/>
          <w:sz w:val="20"/>
          <w:szCs w:val="20"/>
          <w:lang w:val="tr-TR"/>
        </w:rPr>
        <w:t>MA (Majör Kusur):</w:t>
      </w:r>
      <w:r>
        <w:rPr>
          <w:rFonts w:ascii="Arial" w:eastAsia="Arial" w:hAnsi="Arial" w:cs="Arial"/>
          <w:sz w:val="20"/>
          <w:szCs w:val="20"/>
          <w:lang w:val="tr-TR"/>
        </w:rPr>
        <w:t xml:space="preserve"> Ürünün temel performansını, uygulanabilirliğini ve işleyişini olumsuz yönde etkileyen kusur.</w:t>
      </w:r>
    </w:p>
    <w:p w14:paraId="7026503A"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4.2.2</w:t>
        <w:tab/>
      </w:r>
      <w:r>
        <w:rPr>
          <w:rFonts w:ascii="Arial" w:eastAsia="Arial" w:hAnsi="Arial" w:cs="Arial"/>
          <w:b/>
          <w:bCs/>
          <w:sz w:val="20"/>
          <w:szCs w:val="20"/>
          <w:lang w:val="tr-TR"/>
        </w:rPr>
        <w:t>MI (Minör Kusur):</w:t>
      </w:r>
      <w:r>
        <w:rPr>
          <w:rFonts w:ascii="Arial" w:eastAsia="Arial" w:hAnsi="Arial" w:cs="Arial"/>
          <w:sz w:val="20"/>
          <w:szCs w:val="20"/>
          <w:lang w:val="tr-TR"/>
        </w:rPr>
        <w:t xml:space="preserve"> Görsel kalite kusuru; ürünün temel niteliği, pratikliği ve çalışabilirliği açısından engel oluşturmayan kusur.</w:t>
      </w:r>
    </w:p>
    <w:p w14:paraId="08E0B177"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6" w:name="_Toc242444430"/>
      <w:r>
        <w:rPr>
          <w:rFonts w:ascii="Arial" w:eastAsia="Arial" w:hAnsi="Arial" w:cs="Arial"/>
          <w:b/>
          <w:bCs/>
          <w:sz w:val="20"/>
          <w:szCs w:val="20"/>
          <w:lang w:val="tr-TR"/>
        </w:rPr>
        <w:t>4.3</w:t>
        <w:tab/>
        <w:t>Terimler</w:t>
      </w:r>
      <w:bookmarkEnd w:id="6"/>
    </w:p>
    <w:p w14:paraId="2F04E764"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Kompozit malzeme terimlerinde GB/T 3961, boya ve kaplama terimlerinde GB/T 5206 esas alınır.</w:t>
      </w:r>
    </w:p>
    <w:p w14:paraId="6A2DB3E7"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w:t>
        <w:tab/>
      </w:r>
      <w:r>
        <w:rPr>
          <w:rFonts w:ascii="Arial" w:eastAsia="Arial" w:hAnsi="Arial" w:cs="Arial"/>
          <w:b/>
          <w:bCs/>
          <w:sz w:val="20"/>
          <w:szCs w:val="20"/>
          <w:lang w:val="tr-TR"/>
        </w:rPr>
        <w:t>Alaşım:</w:t>
      </w:r>
      <w:r>
        <w:rPr>
          <w:rFonts w:ascii="Arial" w:eastAsia="Arial" w:hAnsi="Arial" w:cs="Arial"/>
          <w:sz w:val="20"/>
          <w:szCs w:val="20"/>
          <w:lang w:val="tr-TR"/>
        </w:rPr>
        <w:t xml:space="preserve"> İki veya daha fazla elementin belirli oranlarda bir araya gelerek oluşturduğu metalik malzeme.</w:t>
      </w:r>
    </w:p>
    <w:p w14:paraId="765B972E"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4.3.2</w:t>
        <w:tab/>
      </w:r>
      <w:r>
        <w:rPr>
          <w:rFonts w:ascii="Arial" w:eastAsia="Arial" w:hAnsi="Arial" w:cs="Arial"/>
          <w:b/>
          <w:bCs/>
          <w:sz w:val="20"/>
          <w:szCs w:val="20"/>
          <w:lang w:val="tr-TR"/>
        </w:rPr>
        <w:t>Durum (Temper):</w:t>
      </w:r>
      <w:r>
        <w:rPr>
          <w:rFonts w:ascii="Arial" w:eastAsia="Arial" w:hAnsi="Arial" w:cs="Arial"/>
          <w:sz w:val="20"/>
          <w:szCs w:val="20"/>
          <w:lang w:val="tr-TR"/>
        </w:rPr>
        <w:t xml:space="preserve"> Malzemenin ısıtma, soğutma veya işleme süreçleriyle elde edilen mekanik özelliklerini belirten, örneğin T5 veya T6 gibi standartlarla tanımlanan durum.</w:t>
      </w:r>
    </w:p>
    <w:p w14:paraId="32C3BFFD"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4.3.3</w:t>
        <w:tab/>
      </w:r>
      <w:r>
        <w:rPr>
          <w:rFonts w:ascii="Arial" w:eastAsia="Arial" w:hAnsi="Arial" w:cs="Arial"/>
          <w:b/>
          <w:bCs/>
          <w:sz w:val="20"/>
          <w:szCs w:val="20"/>
          <w:lang w:val="tr-TR"/>
        </w:rPr>
        <w:t>Kimyasal Kompozisyon:</w:t>
      </w:r>
      <w:r>
        <w:rPr>
          <w:rFonts w:ascii="Arial" w:eastAsia="Arial" w:hAnsi="Arial" w:cs="Arial"/>
          <w:sz w:val="20"/>
          <w:szCs w:val="20"/>
          <w:lang w:val="tr-TR"/>
        </w:rPr>
        <w:t xml:space="preserve"> Bir malzemenin bileşenlerini ve bu bileşenlerin oranlarını tanımlayan yapı.</w:t>
      </w:r>
    </w:p>
    <w:p w14:paraId="1AA9258E"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4.3.4</w:t>
        <w:tab/>
      </w:r>
      <w:r>
        <w:rPr>
          <w:rFonts w:ascii="Arial" w:eastAsia="Arial" w:hAnsi="Arial" w:cs="Arial"/>
          <w:b/>
          <w:bCs/>
          <w:sz w:val="20"/>
          <w:szCs w:val="20"/>
          <w:lang w:val="tr-TR"/>
        </w:rPr>
        <w:t>Çekme Dayanımı (Rm):</w:t>
      </w:r>
      <w:r>
        <w:rPr>
          <w:rFonts w:ascii="Arial" w:eastAsia="Arial" w:hAnsi="Arial" w:cs="Arial"/>
          <w:sz w:val="20"/>
          <w:szCs w:val="20"/>
          <w:lang w:val="tr-TR"/>
        </w:rPr>
        <w:t xml:space="preserve"> Çekme deneyinde malzemenin dayandığı en büyük kuvvete karşılık gelen gerilme; MPa cinsinden ifade edilir (EN ISO 6892-1).</w:t>
      </w:r>
    </w:p>
    <w:p w14:paraId="6612677D"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4.3.5</w:t>
        <w:tab/>
      </w:r>
      <w:r>
        <w:rPr>
          <w:rFonts w:ascii="Arial" w:eastAsia="Arial" w:hAnsi="Arial" w:cs="Arial"/>
          <w:b/>
          <w:bCs/>
          <w:sz w:val="20"/>
          <w:szCs w:val="20"/>
          <w:lang w:val="tr-TR"/>
        </w:rPr>
        <w:t>Akma Dayanımı (Rp0,2):</w:t>
      </w:r>
      <w:r>
        <w:rPr>
          <w:rFonts w:ascii="Arial" w:eastAsia="Arial" w:hAnsi="Arial" w:cs="Arial"/>
          <w:sz w:val="20"/>
          <w:szCs w:val="20"/>
          <w:lang w:val="tr-TR"/>
        </w:rPr>
        <w:t xml:space="preserve"> Ölçü boyunda %0,2 kalıcı (plastik) uzama oluşturan gerilme; MPa cinsinden ifade edilir (EN ISO 6892-1).</w:t>
      </w:r>
    </w:p>
    <w:p w14:paraId="6B191B5F"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4.3.6</w:t>
        <w:tab/>
      </w:r>
      <w:r>
        <w:rPr>
          <w:rFonts w:ascii="Arial" w:eastAsia="Arial" w:hAnsi="Arial" w:cs="Arial"/>
          <w:b/>
          <w:bCs/>
          <w:sz w:val="20"/>
          <w:szCs w:val="20"/>
          <w:lang w:val="tr-TR"/>
        </w:rPr>
        <w:t>Kopma Uzaması (A, A50mm):</w:t>
      </w:r>
      <w:r>
        <w:rPr>
          <w:rFonts w:ascii="Arial" w:eastAsia="Arial" w:hAnsi="Arial" w:cs="Arial"/>
          <w:sz w:val="20"/>
          <w:szCs w:val="20"/>
          <w:lang w:val="tr-TR"/>
        </w:rPr>
        <w:t xml:space="preserve"> Kopmadan sonra ölçü boyunda kalan kalıcı uzamanın ilk ölçü boyuna oranı; yüzde olarak ifade edilir. A orantılı ölçü boyunda, A50mm 50 mm ölçü boyunda belirlenir (EN ISO 6892-1).</w:t>
      </w:r>
    </w:p>
    <w:p w14:paraId="3D3BFA1B"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4.3.7</w:t>
        <w:tab/>
      </w:r>
      <w:r>
        <w:rPr>
          <w:rFonts w:ascii="Arial" w:eastAsia="Arial" w:hAnsi="Arial" w:cs="Arial"/>
          <w:b/>
          <w:bCs/>
          <w:sz w:val="20"/>
          <w:szCs w:val="20"/>
          <w:lang w:val="tr-TR"/>
        </w:rPr>
        <w:t>Elastik Modül:</w:t>
      </w:r>
      <w:r>
        <w:rPr>
          <w:rFonts w:ascii="Arial" w:eastAsia="Arial" w:hAnsi="Arial" w:cs="Arial"/>
          <w:sz w:val="20"/>
          <w:szCs w:val="20"/>
          <w:lang w:val="tr-TR"/>
        </w:rPr>
        <w:t xml:space="preserve"> Malzemenin elastik deformasyona karşı gösterdiği direnç; gerilme ile şekil değiştirme arasındaki oranı temsil eder.</w:t>
      </w:r>
    </w:p>
    <w:p w14:paraId="40F6BB8B"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lastRenderedPageBreak/>
        <w:t>4.3.8</w:t>
        <w:tab/>
      </w:r>
      <w:r>
        <w:rPr>
          <w:rFonts w:ascii="Arial" w:eastAsia="Arial" w:hAnsi="Arial" w:cs="Arial"/>
          <w:b/>
          <w:bCs/>
          <w:sz w:val="20"/>
          <w:szCs w:val="20"/>
          <w:lang w:val="tr-TR"/>
        </w:rPr>
        <w:t>Kompozit Çerçeve:</w:t>
      </w:r>
      <w:r>
        <w:rPr>
          <w:rFonts w:ascii="Arial" w:eastAsia="Arial" w:hAnsi="Arial" w:cs="Arial"/>
          <w:sz w:val="20"/>
          <w:szCs w:val="20"/>
          <w:lang w:val="tr-TR"/>
        </w:rPr>
        <w:t xml:space="preserve"> Cam elyaf takviyeli poliüretan (GFRP) kompozit malzemeden üretilen, yüzeyi kaplanmış FV modül çerçevesi.</w:t>
      </w:r>
    </w:p>
    <w:p w14:paraId="5485A640"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4.3.9</w:t>
        <w:tab/>
      </w:r>
      <w:r>
        <w:rPr>
          <w:rFonts w:ascii="Arial" w:eastAsia="Arial" w:hAnsi="Arial" w:cs="Arial"/>
          <w:b/>
          <w:bCs/>
          <w:sz w:val="20"/>
          <w:szCs w:val="20"/>
          <w:lang w:val="tr-TR"/>
        </w:rPr>
        <w:t>Köşe Takozu:</w:t>
      </w:r>
      <w:r>
        <w:rPr>
          <w:rFonts w:ascii="Arial" w:eastAsia="Arial" w:hAnsi="Arial" w:cs="Arial"/>
          <w:sz w:val="20"/>
          <w:szCs w:val="20"/>
          <w:lang w:val="tr-TR"/>
        </w:rPr>
        <w:t xml:space="preserve"> Çerçeve profillerini köşelerde birbirine bağlayan bağlantı parçası.</w:t>
      </w:r>
    </w:p>
    <w:p w14:paraId="2647CE87"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4.3.10</w:t>
        <w:tab/>
      </w:r>
      <w:r>
        <w:rPr>
          <w:rFonts w:ascii="Arial" w:eastAsia="Arial" w:hAnsi="Arial" w:cs="Arial"/>
          <w:b/>
          <w:bCs/>
          <w:sz w:val="20"/>
          <w:szCs w:val="20"/>
          <w:lang w:val="tr-TR"/>
        </w:rPr>
        <w:t>Çerçeve Yüzeyleri (A, B, C):</w:t>
      </w:r>
      <w:r>
        <w:rPr>
          <w:rFonts w:ascii="Arial" w:eastAsia="Arial" w:hAnsi="Arial" w:cs="Arial"/>
          <w:sz w:val="20"/>
          <w:szCs w:val="20"/>
          <w:lang w:val="tr-TR"/>
        </w:rPr>
        <w:t xml:space="preserve"> A yüzeyi, modülün üst (ön) tarafında güneş ışığını en yoğun alan yüzeydir. B yüzeyi, modülün yan (dikey) tarafında orta düzeyde güneş ışığı alan yüzeydir. C yüzeyi, modülün arka veya alt tarafında güneş ışığı almayan ya da az alan yüzeydir.</w:t>
      </w:r>
    </w:p>
    <w:p w14:paraId="2BCACC63"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4.3.11</w:t>
        <w:tab/>
      </w:r>
      <w:r>
        <w:rPr>
          <w:rFonts w:ascii="Arial" w:eastAsia="Arial" w:hAnsi="Arial" w:cs="Arial"/>
          <w:b/>
          <w:bCs/>
          <w:sz w:val="20"/>
          <w:szCs w:val="20"/>
          <w:lang w:val="tr-TR"/>
        </w:rPr>
        <w:t>Cam Elyaf İçeriği (Kül İçeriği):</w:t>
      </w:r>
      <w:r>
        <w:rPr>
          <w:rFonts w:ascii="Arial" w:eastAsia="Arial" w:hAnsi="Arial" w:cs="Arial"/>
          <w:sz w:val="20"/>
          <w:szCs w:val="20"/>
          <w:lang w:val="tr-TR"/>
        </w:rPr>
        <w:t xml:space="preserve"> Kompozit malzemedeki cam elyafın kütlece yüzdesi; malzemenin yakılmasından sonra kalan külün tartılmasıyla belirlenir.</w:t>
      </w:r>
    </w:p>
    <w:p w14:paraId="1E0FC669"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4.3.12</w:t>
        <w:tab/>
      </w:r>
      <w:r>
        <w:rPr>
          <w:rFonts w:ascii="Arial" w:eastAsia="Arial" w:hAnsi="Arial" w:cs="Arial"/>
          <w:b/>
          <w:bCs/>
          <w:sz w:val="20"/>
          <w:szCs w:val="20"/>
          <w:lang w:val="tr-TR"/>
        </w:rPr>
        <w:t>Eğilme Mukavemeti ve Eğilme Modülü:</w:t>
      </w:r>
      <w:r>
        <w:rPr>
          <w:rFonts w:ascii="Arial" w:eastAsia="Arial" w:hAnsi="Arial" w:cs="Arial"/>
          <w:sz w:val="20"/>
          <w:szCs w:val="20"/>
          <w:lang w:val="tr-TR"/>
        </w:rPr>
        <w:t xml:space="preserve"> Malzemenin eğilme yükü altında kırılmadan dayanabildiği en yüksek gerilme ve eğilmedeki elastik rijitliği.</w:t>
      </w:r>
    </w:p>
    <w:p w14:paraId="5E3B78D1"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4.3.13</w:t>
        <w:tab/>
      </w:r>
      <w:r>
        <w:rPr>
          <w:rFonts w:ascii="Arial" w:eastAsia="Arial" w:hAnsi="Arial" w:cs="Arial"/>
          <w:b/>
          <w:bCs/>
          <w:sz w:val="20"/>
          <w:szCs w:val="20"/>
          <w:lang w:val="tr-TR"/>
        </w:rPr>
        <w:t>Barcol Sertliği:</w:t>
      </w:r>
      <w:r>
        <w:rPr>
          <w:rFonts w:ascii="Arial" w:eastAsia="Arial" w:hAnsi="Arial" w:cs="Arial"/>
          <w:sz w:val="20"/>
          <w:szCs w:val="20"/>
          <w:lang w:val="tr-TR"/>
        </w:rPr>
        <w:t xml:space="preserve"> Barcol sertlik ölçerin batıcı ucunun malzemeye batmasına karşı okunan sertlik değeri (HBa).</w:t>
      </w:r>
    </w:p>
    <w:p w14:paraId="2A96DF7D"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4.3.14</w:t>
        <w:tab/>
      </w:r>
      <w:r>
        <w:rPr>
          <w:rFonts w:ascii="Arial" w:eastAsia="Arial" w:hAnsi="Arial" w:cs="Arial"/>
          <w:b/>
          <w:bCs/>
          <w:sz w:val="20"/>
          <w:szCs w:val="20"/>
          <w:lang w:val="tr-TR"/>
        </w:rPr>
        <w:t>Isıl Çarpılma Sıcaklığı (HDT):</w:t>
      </w:r>
      <w:r>
        <w:rPr>
          <w:rFonts w:ascii="Arial" w:eastAsia="Arial" w:hAnsi="Arial" w:cs="Arial"/>
          <w:sz w:val="20"/>
          <w:szCs w:val="20"/>
          <w:lang w:val="tr-TR"/>
        </w:rPr>
        <w:t xml:space="preserve"> Belirli bir yük altındaki numunenin belirli bir sehime ulaştığı sıcaklık.</w:t>
      </w:r>
    </w:p>
    <w:p w14:paraId="79089805"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4.3.15</w:t>
        <w:tab/>
      </w:r>
      <w:r>
        <w:rPr>
          <w:rFonts w:ascii="Arial" w:eastAsia="Arial" w:hAnsi="Arial" w:cs="Arial"/>
          <w:b/>
          <w:bCs/>
          <w:sz w:val="20"/>
          <w:szCs w:val="20"/>
          <w:lang w:val="tr-TR"/>
        </w:rPr>
        <w:t>Hacimsel Özdirenç:</w:t>
      </w:r>
      <w:r>
        <w:rPr>
          <w:rFonts w:ascii="Arial" w:eastAsia="Arial" w:hAnsi="Arial" w:cs="Arial"/>
          <w:sz w:val="20"/>
          <w:szCs w:val="20"/>
          <w:lang w:val="tr-TR"/>
        </w:rPr>
        <w:t xml:space="preserve"> Malzemenin birim hacminin doğru akıma karşı gösterdiği direnç (Ω·cm).</w:t>
      </w:r>
    </w:p>
    <w:p w14:paraId="59BD014F"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4.3.16</w:t>
        <w:tab/>
      </w:r>
      <w:r>
        <w:rPr>
          <w:rFonts w:ascii="Arial" w:eastAsia="Arial" w:hAnsi="Arial" w:cs="Arial"/>
          <w:b/>
          <w:bCs/>
          <w:sz w:val="20"/>
          <w:szCs w:val="20"/>
          <w:lang w:val="tr-TR"/>
        </w:rPr>
        <w:t>Kaplama Yapışması:</w:t>
      </w:r>
      <w:r>
        <w:rPr>
          <w:rFonts w:ascii="Arial" w:eastAsia="Arial" w:hAnsi="Arial" w:cs="Arial"/>
          <w:sz w:val="20"/>
          <w:szCs w:val="20"/>
          <w:lang w:val="tr-TR"/>
        </w:rPr>
        <w:t xml:space="preserve"> Kaplamanın alt malzemeye tutunma derecesi; çapraz kesim deneyiyle derece olarak sınıflandırılır (0 en iyi derecedir).</w:t>
      </w:r>
    </w:p>
    <w:p w14:paraId="42E81987"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4.3.17</w:t>
        <w:tab/>
      </w:r>
      <w:r>
        <w:rPr>
          <w:rFonts w:ascii="Arial" w:eastAsia="Arial" w:hAnsi="Arial" w:cs="Arial"/>
          <w:b/>
          <w:bCs/>
          <w:sz w:val="20"/>
          <w:szCs w:val="20"/>
          <w:lang w:val="tr-TR"/>
        </w:rPr>
        <w:t>Doğrusallık ve Burulma:</w:t>
      </w:r>
      <w:r>
        <w:rPr>
          <w:rFonts w:ascii="Arial" w:eastAsia="Arial" w:hAnsi="Arial" w:cs="Arial"/>
          <w:sz w:val="20"/>
          <w:szCs w:val="20"/>
          <w:lang w:val="tr-TR"/>
        </w:rPr>
        <w:t xml:space="preserve"> Doğrusallık, düz bir tabla üzerine konan profilin alt yüzeyi ile tabla arasındaki en büyük açıklıktır. Burulma, bir ucu tablaya temas eden profilin yükselen ucundaki köşe noktaları ile tabla arasındaki açıklıktır.</w:t>
      </w:r>
    </w:p>
    <w:p w14:paraId="5D28241C"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4.3.18</w:t>
        <w:tab/>
      </w:r>
      <w:r>
        <w:rPr>
          <w:rFonts w:ascii="Arial" w:eastAsia="Arial" w:hAnsi="Arial" w:cs="Arial"/>
          <w:b/>
          <w:bCs/>
          <w:sz w:val="20"/>
          <w:szCs w:val="20"/>
          <w:lang w:val="tr-TR"/>
        </w:rPr>
        <w:t>Renk Farkı (ΔE) ve Parlaklık:</w:t>
      </w:r>
      <w:r>
        <w:rPr>
          <w:rFonts w:ascii="Arial" w:eastAsia="Arial" w:hAnsi="Arial" w:cs="Arial"/>
          <w:sz w:val="20"/>
          <w:szCs w:val="20"/>
          <w:lang w:val="tr-TR"/>
        </w:rPr>
        <w:t xml:space="preserve"> ΔE, renk ölçerle ölçülen numune ile referans arasındaki renk farkıdır. Parlaklık, parlaklık ölçerle 60° geometride ölçülen aynasal parlaklık değeridir.</w:t>
      </w:r>
    </w:p>
    <w:p w14:paraId="67FE3EBB" w14:textId="77777777" w:rsidR="00154594" w:rsidRDefault="003622A6">
      <w:pPr>
        <w:keepNext/>
        <w:keepLines/>
        <w:widowControl/>
        <w:tabs>
          <w:tab w:val="left" w:pos="567"/>
        </w:tabs>
        <w:spacing w:before="240" w:after="120" w:line="264" w:lineRule="auto"/>
        <w:outlineLvl w:val="0"/>
        <w:rPr>
          <w:rFonts w:ascii="Arial" w:eastAsia="Arial" w:hAnsi="Arial" w:cs="Arial"/>
          <w:b/>
          <w:bCs/>
          <w:sz w:val="20"/>
          <w:szCs w:val="20"/>
          <w:lang w:val="tr-TR"/>
        </w:rPr>
      </w:pPr>
      <w:bookmarkStart w:id="7" w:name="_Toc242444431"/>
      <w:r>
        <w:rPr>
          <w:rFonts w:ascii="Arial" w:eastAsia="Arial" w:hAnsi="Arial" w:cs="Arial"/>
          <w:b/>
          <w:bCs/>
          <w:sz w:val="20"/>
          <w:szCs w:val="20"/>
          <w:lang w:val="tr-TR"/>
        </w:rPr>
        <w:t>5.</w:t>
        <w:tab/>
        <w:t>TEKNİK GEREKSİNİMLER VE TEST METOTLARI</w:t>
      </w:r>
      <w:bookmarkEnd w:id="7"/>
    </w:p>
    <w:p w14:paraId="1FB96FBE"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8" w:name="_Toc242444432"/>
      <w:r>
        <w:rPr>
          <w:rFonts w:ascii="Arial" w:eastAsia="Arial" w:hAnsi="Arial" w:cs="Arial"/>
          <w:b/>
          <w:bCs/>
          <w:sz w:val="20"/>
          <w:szCs w:val="20"/>
          <w:lang w:val="tr-TR"/>
        </w:rPr>
        <w:t>5.1</w:t>
        <w:tab/>
        <w:t>Malzeme Gereksinimleri</w:t>
      </w:r>
      <w:bookmarkEnd w:id="8"/>
    </w:p>
    <w:p w14:paraId="28007D67"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5.1.1</w:t>
        <w:tab/>
        <w:t>Alüminyum Çerçeve</w:t>
      </w:r>
    </w:p>
    <w:p w14:paraId="35D7A6CB"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Alüminyum çerçeveler EN AW-6063 veya EN AW-6005 alaşımından üretilmelidir. Kimyasal bileşim EN 573-3’e göre Çizelge 1’de verilmiştir.</w:t>
      </w:r>
    </w:p>
    <w:p w14:paraId="2D269370"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1 – Alüminyum alaşımlarının kimyasal bileşimi (% ağırlık, EN 573-3)</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12"/>
        <w:gridCol w:w="3213"/>
        <w:gridCol w:w="3213"/>
      </w:tblGrid>
      <w:tr w:rsidR="00154594" w14:paraId="42B27792" w14:textId="77777777">
        <w:trPr>
          <w:cantSplit/>
          <w:tblHeader/>
          <w:jc w:val="center"/>
        </w:trPr>
        <w:tc>
          <w:tcPr>
            <w:tcW w:w="3212" w:type="dxa"/>
            <w:shd w:val="clear" w:color="auto" w:fill="D9EDF7"/>
            <w:vAlign w:val="center"/>
          </w:tcPr>
          <w:p w14:paraId="3BF2F36C"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Element</w:t>
            </w:r>
          </w:p>
        </w:tc>
        <w:tc>
          <w:tcPr>
            <w:tcW w:w="3213" w:type="dxa"/>
            <w:shd w:val="clear" w:color="auto" w:fill="D9EDF7"/>
            <w:vAlign w:val="center"/>
          </w:tcPr>
          <w:p w14:paraId="727157DD"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EN AW-6063</w:t>
            </w:r>
          </w:p>
        </w:tc>
        <w:tc>
          <w:tcPr>
            <w:tcW w:w="3213" w:type="dxa"/>
            <w:shd w:val="clear" w:color="auto" w:fill="D9EDF7"/>
            <w:vAlign w:val="center"/>
          </w:tcPr>
          <w:p w14:paraId="0144AD21"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EN AW-6005</w:t>
            </w:r>
          </w:p>
        </w:tc>
      </w:tr>
      <w:tr w:rsidR="00154594" w14:paraId="1D97522D" w14:textId="77777777">
        <w:trPr>
          <w:cantSplit/>
          <w:jc w:val="center"/>
        </w:trPr>
        <w:tc>
          <w:tcPr>
            <w:tcW w:w="3212" w:type="dxa"/>
            <w:vAlign w:val="center"/>
          </w:tcPr>
          <w:p w14:paraId="53A1F8C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Si</w:t>
            </w:r>
          </w:p>
        </w:tc>
        <w:tc>
          <w:tcPr>
            <w:tcW w:w="3213" w:type="dxa"/>
            <w:vAlign w:val="center"/>
          </w:tcPr>
          <w:p w14:paraId="07D2B0D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0,20 – 0,60</w:t>
            </w:r>
          </w:p>
        </w:tc>
        <w:tc>
          <w:tcPr>
            <w:tcW w:w="3213" w:type="dxa"/>
            <w:vAlign w:val="center"/>
          </w:tcPr>
          <w:p w14:paraId="38D6A57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0,60 – 0,90</w:t>
            </w:r>
          </w:p>
        </w:tc>
      </w:tr>
      <w:tr w:rsidR="00154594" w14:paraId="2963F793" w14:textId="77777777">
        <w:trPr>
          <w:cantSplit/>
          <w:jc w:val="center"/>
        </w:trPr>
        <w:tc>
          <w:tcPr>
            <w:tcW w:w="3212" w:type="dxa"/>
            <w:vAlign w:val="center"/>
          </w:tcPr>
          <w:p w14:paraId="513850C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Fe</w:t>
            </w:r>
          </w:p>
        </w:tc>
        <w:tc>
          <w:tcPr>
            <w:tcW w:w="3213" w:type="dxa"/>
            <w:vAlign w:val="center"/>
          </w:tcPr>
          <w:p w14:paraId="7880BB1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0,35</w:t>
            </w:r>
          </w:p>
        </w:tc>
        <w:tc>
          <w:tcPr>
            <w:tcW w:w="3213" w:type="dxa"/>
            <w:vAlign w:val="center"/>
          </w:tcPr>
          <w:p w14:paraId="7D971DE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0,35</w:t>
            </w:r>
          </w:p>
        </w:tc>
      </w:tr>
      <w:tr w:rsidR="00154594" w14:paraId="35957CC2" w14:textId="77777777">
        <w:trPr>
          <w:cantSplit/>
          <w:jc w:val="center"/>
        </w:trPr>
        <w:tc>
          <w:tcPr>
            <w:tcW w:w="3212" w:type="dxa"/>
            <w:vAlign w:val="center"/>
          </w:tcPr>
          <w:p w14:paraId="7B1D7A3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Cu</w:t>
            </w:r>
          </w:p>
        </w:tc>
        <w:tc>
          <w:tcPr>
            <w:tcW w:w="3213" w:type="dxa"/>
            <w:vAlign w:val="center"/>
          </w:tcPr>
          <w:p w14:paraId="34E6C2E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c>
          <w:tcPr>
            <w:tcW w:w="3213" w:type="dxa"/>
            <w:vAlign w:val="center"/>
          </w:tcPr>
          <w:p w14:paraId="13D0353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r>
      <w:tr w:rsidR="00154594" w14:paraId="05C87568" w14:textId="77777777">
        <w:trPr>
          <w:cantSplit/>
          <w:jc w:val="center"/>
        </w:trPr>
        <w:tc>
          <w:tcPr>
            <w:tcW w:w="3212" w:type="dxa"/>
            <w:vAlign w:val="center"/>
          </w:tcPr>
          <w:p w14:paraId="42DFDDC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Mn</w:t>
            </w:r>
          </w:p>
        </w:tc>
        <w:tc>
          <w:tcPr>
            <w:tcW w:w="3213" w:type="dxa"/>
            <w:vAlign w:val="center"/>
          </w:tcPr>
          <w:p w14:paraId="214C7AE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c>
          <w:tcPr>
            <w:tcW w:w="3213" w:type="dxa"/>
            <w:vAlign w:val="center"/>
          </w:tcPr>
          <w:p w14:paraId="0E12E42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r>
      <w:tr w:rsidR="00154594" w14:paraId="49C36C59" w14:textId="77777777">
        <w:trPr>
          <w:cantSplit/>
          <w:jc w:val="center"/>
        </w:trPr>
        <w:tc>
          <w:tcPr>
            <w:tcW w:w="3212" w:type="dxa"/>
            <w:vAlign w:val="center"/>
          </w:tcPr>
          <w:p w14:paraId="764CCF3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Mg</w:t>
            </w:r>
          </w:p>
        </w:tc>
        <w:tc>
          <w:tcPr>
            <w:tcW w:w="3213" w:type="dxa"/>
            <w:vAlign w:val="center"/>
          </w:tcPr>
          <w:p w14:paraId="7BB5CF1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0,45 – 0,90</w:t>
            </w:r>
          </w:p>
        </w:tc>
        <w:tc>
          <w:tcPr>
            <w:tcW w:w="3213" w:type="dxa"/>
            <w:vAlign w:val="center"/>
          </w:tcPr>
          <w:p w14:paraId="08D7617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0,40 – 0,60</w:t>
            </w:r>
          </w:p>
        </w:tc>
      </w:tr>
      <w:tr w:rsidR="00154594" w14:paraId="54528F1D" w14:textId="77777777">
        <w:trPr>
          <w:cantSplit/>
          <w:jc w:val="center"/>
        </w:trPr>
        <w:tc>
          <w:tcPr>
            <w:tcW w:w="3212" w:type="dxa"/>
            <w:vAlign w:val="center"/>
          </w:tcPr>
          <w:p w14:paraId="692062C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Cr</w:t>
            </w:r>
          </w:p>
        </w:tc>
        <w:tc>
          <w:tcPr>
            <w:tcW w:w="3213" w:type="dxa"/>
            <w:vAlign w:val="center"/>
          </w:tcPr>
          <w:p w14:paraId="1A7B55D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c>
          <w:tcPr>
            <w:tcW w:w="3213" w:type="dxa"/>
            <w:vAlign w:val="center"/>
          </w:tcPr>
          <w:p w14:paraId="0898431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r>
      <w:tr w:rsidR="00154594" w14:paraId="7656117F" w14:textId="77777777">
        <w:trPr>
          <w:cantSplit/>
          <w:jc w:val="center"/>
        </w:trPr>
        <w:tc>
          <w:tcPr>
            <w:tcW w:w="3212" w:type="dxa"/>
            <w:vAlign w:val="center"/>
          </w:tcPr>
          <w:p w14:paraId="7E49297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Zn</w:t>
            </w:r>
          </w:p>
        </w:tc>
        <w:tc>
          <w:tcPr>
            <w:tcW w:w="3213" w:type="dxa"/>
            <w:vAlign w:val="center"/>
          </w:tcPr>
          <w:p w14:paraId="57C9BE6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c>
          <w:tcPr>
            <w:tcW w:w="3213" w:type="dxa"/>
            <w:vAlign w:val="center"/>
          </w:tcPr>
          <w:p w14:paraId="719B854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r>
      <w:tr w:rsidR="00154594" w14:paraId="2F83B1DA" w14:textId="77777777">
        <w:trPr>
          <w:cantSplit/>
          <w:jc w:val="center"/>
        </w:trPr>
        <w:tc>
          <w:tcPr>
            <w:tcW w:w="3212" w:type="dxa"/>
            <w:vAlign w:val="center"/>
          </w:tcPr>
          <w:p w14:paraId="5EEA214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Ti</w:t>
            </w:r>
          </w:p>
        </w:tc>
        <w:tc>
          <w:tcPr>
            <w:tcW w:w="3213" w:type="dxa"/>
            <w:vAlign w:val="center"/>
          </w:tcPr>
          <w:p w14:paraId="570ABF0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c>
          <w:tcPr>
            <w:tcW w:w="3213" w:type="dxa"/>
            <w:vAlign w:val="center"/>
          </w:tcPr>
          <w:p w14:paraId="524EAE5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0,10</w:t>
            </w:r>
          </w:p>
        </w:tc>
      </w:tr>
      <w:tr w:rsidR="00154594" w14:paraId="6AC81F4E" w14:textId="77777777">
        <w:trPr>
          <w:cantSplit/>
          <w:jc w:val="center"/>
        </w:trPr>
        <w:tc>
          <w:tcPr>
            <w:tcW w:w="3212" w:type="dxa"/>
            <w:vAlign w:val="center"/>
          </w:tcPr>
          <w:p w14:paraId="6A4AB50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Diğer elementler (Pb, Sn, Zr, Sr, Na vb.), her biri</w:t>
            </w:r>
          </w:p>
        </w:tc>
        <w:tc>
          <w:tcPr>
            <w:tcW w:w="3213" w:type="dxa"/>
            <w:vAlign w:val="center"/>
          </w:tcPr>
          <w:p w14:paraId="4F1006F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0,05</w:t>
            </w:r>
          </w:p>
        </w:tc>
        <w:tc>
          <w:tcPr>
            <w:tcW w:w="3213" w:type="dxa"/>
            <w:vAlign w:val="center"/>
          </w:tcPr>
          <w:p w14:paraId="34E9074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0,05</w:t>
            </w:r>
          </w:p>
        </w:tc>
      </w:tr>
      <w:tr w:rsidR="00154594" w14:paraId="25B1C5E8" w14:textId="77777777">
        <w:trPr>
          <w:cantSplit/>
          <w:jc w:val="center"/>
        </w:trPr>
        <w:tc>
          <w:tcPr>
            <w:tcW w:w="3212" w:type="dxa"/>
            <w:vAlign w:val="center"/>
          </w:tcPr>
          <w:p w14:paraId="1A65D33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Diğer elementler toplamı</w:t>
            </w:r>
          </w:p>
        </w:tc>
        <w:tc>
          <w:tcPr>
            <w:tcW w:w="3213" w:type="dxa"/>
            <w:vAlign w:val="center"/>
          </w:tcPr>
          <w:p w14:paraId="4F65DE8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0,15</w:t>
            </w:r>
          </w:p>
        </w:tc>
        <w:tc>
          <w:tcPr>
            <w:tcW w:w="3213" w:type="dxa"/>
            <w:vAlign w:val="center"/>
          </w:tcPr>
          <w:p w14:paraId="12175F5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0,15</w:t>
            </w:r>
          </w:p>
        </w:tc>
      </w:tr>
      <w:tr w:rsidR="00154594" w14:paraId="7A109BDE" w14:textId="77777777">
        <w:trPr>
          <w:cantSplit/>
          <w:jc w:val="center"/>
        </w:trPr>
        <w:tc>
          <w:tcPr>
            <w:tcW w:w="3212" w:type="dxa"/>
            <w:vAlign w:val="center"/>
          </w:tcPr>
          <w:p w14:paraId="3002105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w:t>
            </w:r>
          </w:p>
        </w:tc>
        <w:tc>
          <w:tcPr>
            <w:tcW w:w="3213" w:type="dxa"/>
            <w:vAlign w:val="center"/>
          </w:tcPr>
          <w:p w14:paraId="5A391F1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Kalan</w:t>
            </w:r>
          </w:p>
        </w:tc>
        <w:tc>
          <w:tcPr>
            <w:tcW w:w="3213" w:type="dxa"/>
            <w:vAlign w:val="center"/>
          </w:tcPr>
          <w:p w14:paraId="5C6A6E2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Kalan</w:t>
            </w:r>
          </w:p>
        </w:tc>
      </w:tr>
    </w:tbl>
    <w:p w14:paraId="6A387B59" w14:textId="77777777" w:rsidR="00154594" w:rsidRDefault="003622A6">
      <w:pPr>
        <w:keepNext/>
        <w:keepLines/>
        <w:widowControl/>
        <w:spacing w:before="160" w:after="120" w:line="264" w:lineRule="auto"/>
        <w:jc w:val="both"/>
        <w:rPr>
          <w:rFonts w:ascii="Arial" w:eastAsia="Arial" w:hAnsi="Arial" w:cs="Arial"/>
          <w:sz w:val="20"/>
          <w:szCs w:val="20"/>
          <w:lang w:val="tr-TR"/>
        </w:rPr>
      </w:pPr>
      <w:r>
        <w:rPr>
          <w:rFonts w:ascii="Arial" w:eastAsia="Arial" w:hAnsi="Arial" w:cs="Arial"/>
          <w:sz w:val="20"/>
          <w:szCs w:val="20"/>
          <w:lang w:val="tr-TR"/>
        </w:rPr>
        <w:lastRenderedPageBreak/>
        <w:t>Alüminyum profillerin mekanik özellikleri Çizelge 2’de verilmiştir. Çerçeve profillerinin et kalınlığı (1,3–1,4 mm) için geçerli kalınlık aralığı esas alınmıştır.</w:t>
      </w:r>
    </w:p>
    <w:p w14:paraId="13E0EE29"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2 – Alüminyum profillerin mekanik özellikleri</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00"/>
        <w:gridCol w:w="900"/>
        <w:gridCol w:w="1500"/>
        <w:gridCol w:w="1250"/>
        <w:gridCol w:w="1250"/>
        <w:gridCol w:w="1100"/>
        <w:gridCol w:w="1100"/>
        <w:gridCol w:w="1438"/>
      </w:tblGrid>
      <w:tr w:rsidR="00154594" w14:paraId="35ACE37C" w14:textId="77777777">
        <w:trPr>
          <w:cantSplit/>
          <w:tblHeader/>
          <w:jc w:val="center"/>
        </w:trPr>
        <w:tc>
          <w:tcPr>
            <w:tcW w:w="1100" w:type="dxa"/>
            <w:shd w:val="clear" w:color="auto" w:fill="D9EDF7"/>
            <w:vAlign w:val="center"/>
          </w:tcPr>
          <w:p w14:paraId="371D52CB"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Alaşım</w:t>
            </w:r>
          </w:p>
        </w:tc>
        <w:tc>
          <w:tcPr>
            <w:tcW w:w="900" w:type="dxa"/>
            <w:shd w:val="clear" w:color="auto" w:fill="D9EDF7"/>
            <w:vAlign w:val="center"/>
          </w:tcPr>
          <w:p w14:paraId="7AFDFC8D"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Durum</w:t>
            </w:r>
          </w:p>
        </w:tc>
        <w:tc>
          <w:tcPr>
            <w:tcW w:w="1500" w:type="dxa"/>
            <w:shd w:val="clear" w:color="auto" w:fill="D9EDF7"/>
            <w:vAlign w:val="center"/>
          </w:tcPr>
          <w:p w14:paraId="7CCEA002"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Et Kalınlığı t (mm)</w:t>
            </w:r>
          </w:p>
        </w:tc>
        <w:tc>
          <w:tcPr>
            <w:tcW w:w="1250" w:type="dxa"/>
            <w:shd w:val="clear" w:color="auto" w:fill="D9EDF7"/>
            <w:vAlign w:val="center"/>
          </w:tcPr>
          <w:p w14:paraId="1DDD776C"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Çekme Dayanımı Rm (MPa)</w:t>
            </w:r>
          </w:p>
        </w:tc>
        <w:tc>
          <w:tcPr>
            <w:tcW w:w="1250" w:type="dxa"/>
            <w:shd w:val="clear" w:color="auto" w:fill="D9EDF7"/>
            <w:vAlign w:val="center"/>
          </w:tcPr>
          <w:p w14:paraId="543B261A"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Akma Dayanımı Rp0,2 (MPa)</w:t>
            </w:r>
          </w:p>
        </w:tc>
        <w:tc>
          <w:tcPr>
            <w:tcW w:w="1100" w:type="dxa"/>
            <w:shd w:val="clear" w:color="auto" w:fill="D9EDF7"/>
            <w:vAlign w:val="center"/>
          </w:tcPr>
          <w:p w14:paraId="7C31924D"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Kopma Uzaması A (%)</w:t>
            </w:r>
          </w:p>
        </w:tc>
        <w:tc>
          <w:tcPr>
            <w:tcW w:w="1100" w:type="dxa"/>
            <w:shd w:val="clear" w:color="auto" w:fill="D9EDF7"/>
            <w:vAlign w:val="center"/>
          </w:tcPr>
          <w:p w14:paraId="14C69288"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Kopma Uzaması A50mm (%)</w:t>
            </w:r>
          </w:p>
        </w:tc>
        <w:tc>
          <w:tcPr>
            <w:tcW w:w="1438" w:type="dxa"/>
            <w:shd w:val="clear" w:color="auto" w:fill="D9EDF7"/>
            <w:vAlign w:val="center"/>
          </w:tcPr>
          <w:p w14:paraId="20F016F1"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Sertlik (HB, bilgi amaçlı)</w:t>
            </w:r>
          </w:p>
        </w:tc>
      </w:tr>
      <w:tr w:rsidR="00154594" w14:paraId="755DA0E1" w14:textId="77777777">
        <w:trPr>
          <w:cantSplit/>
          <w:jc w:val="center"/>
        </w:trPr>
        <w:tc>
          <w:tcPr>
            <w:tcW w:w="1100" w:type="dxa"/>
            <w:vMerge w:val="restart"/>
            <w:vAlign w:val="center"/>
          </w:tcPr>
          <w:p w14:paraId="449FCDE9"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EN AW-6063</w:t>
            </w:r>
          </w:p>
        </w:tc>
        <w:tc>
          <w:tcPr>
            <w:tcW w:w="900" w:type="dxa"/>
            <w:vAlign w:val="center"/>
          </w:tcPr>
          <w:p w14:paraId="41AB3085"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T5</w:t>
            </w:r>
          </w:p>
        </w:tc>
        <w:tc>
          <w:tcPr>
            <w:tcW w:w="1500" w:type="dxa"/>
            <w:vAlign w:val="center"/>
          </w:tcPr>
          <w:p w14:paraId="5F714617" w14:textId="77777777" w:rsidR="00154594" w:rsidRDefault="003622A6">
            <w:pPr>
              <w:keepNext/>
              <w:widowControl/>
              <w:spacing w:before="20" w:after="20"/>
              <w:jc w:val="center"/>
              <w:rPr>
                <w:rFonts w:ascii="Arial" w:eastAsia="Arial" w:hAnsi="Arial" w:cs="Arial"/>
                <w:sz w:val="18"/>
                <w:szCs w:val="18"/>
                <w:lang w:val="tr-TR"/>
              </w:rPr>
            </w:pPr>
            <w:del w:id="9001" w:author="Claude" w:date="2026-10-09T00:00:00Z">
              <w:r>
                <w:rPr>
                  <w:rFonts w:ascii="Arial" w:eastAsia="Arial" w:hAnsi="Arial" w:cs="Arial"/>
                  <w:sz w:val="18"/>
                  <w:szCs w:val="18"/>
                  <w:lang w:val="tr-TR"/>
                </w:rPr>
                <w:delText xml:space="preserve">t ≤ 10</w:delText>
              </w:r>
            </w:del>
            <w:ins w:id="9002" w:author="Claude" w:date="2026-10-09T00:00:00Z">
              <w:r>
                <w:rPr>
                  <w:rFonts w:ascii="Arial" w:eastAsia="Arial" w:hAnsi="Arial" w:cs="Arial"/>
                  <w:sz w:val="18"/>
                  <w:szCs w:val="18"/>
                  <w:lang w:val="tr-TR"/>
                </w:rPr>
                <w:t xml:space="preserve">t ≤ 3</w:t>
              </w:r>
            </w:ins>
          </w:p>
        </w:tc>
        <w:tc>
          <w:tcPr>
            <w:tcW w:w="1250" w:type="dxa"/>
            <w:vAlign w:val="center"/>
          </w:tcPr>
          <w:p w14:paraId="179AD02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175</w:t>
            </w:r>
          </w:p>
        </w:tc>
        <w:tc>
          <w:tcPr>
            <w:tcW w:w="1250" w:type="dxa"/>
            <w:vAlign w:val="center"/>
          </w:tcPr>
          <w:p w14:paraId="29301BF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130</w:t>
            </w:r>
          </w:p>
        </w:tc>
        <w:tc>
          <w:tcPr>
            <w:tcW w:w="1100" w:type="dxa"/>
            <w:vAlign w:val="center"/>
          </w:tcPr>
          <w:p w14:paraId="35ACDA19"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8</w:t>
            </w:r>
          </w:p>
        </w:tc>
        <w:tc>
          <w:tcPr>
            <w:tcW w:w="1100" w:type="dxa"/>
            <w:vAlign w:val="center"/>
          </w:tcPr>
          <w:p w14:paraId="4337B9F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6</w:t>
            </w:r>
          </w:p>
        </w:tc>
        <w:tc>
          <w:tcPr>
            <w:tcW w:w="1438" w:type="dxa"/>
            <w:vAlign w:val="center"/>
          </w:tcPr>
          <w:p w14:paraId="4BE6EEA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~65</w:t>
            </w:r>
          </w:p>
        </w:tc>
      </w:tr>
      <w:tr w:rsidR="00154594" w14:paraId="1F2CB2EC" w14:textId="77777777">
        <w:trPr>
          <w:cantSplit/>
          <w:jc w:val="center"/>
        </w:trPr>
        <w:tc>
          <w:tcPr>
            <w:tcW w:w="1100" w:type="dxa"/>
            <w:vMerge/>
            <w:vAlign w:val="center"/>
          </w:tcPr>
          <w:p w14:paraId="23F1C463" w14:textId="77777777" w:rsidR="00154594" w:rsidRDefault="00154594">
            <w:pPr>
              <w:keepNext/>
              <w:widowControl/>
              <w:spacing w:before="20" w:after="20"/>
              <w:jc w:val="center"/>
              <w:rPr>
                <w:rFonts w:ascii="Arial" w:eastAsia="Arial" w:hAnsi="Arial" w:cs="Arial"/>
                <w:sz w:val="18"/>
                <w:szCs w:val="18"/>
                <w:lang w:val="tr-TR"/>
              </w:rPr>
            </w:pPr>
          </w:p>
        </w:tc>
        <w:tc>
          <w:tcPr>
            <w:tcW w:w="900" w:type="dxa"/>
            <w:vAlign w:val="center"/>
          </w:tcPr>
          <w:p w14:paraId="0D07CC2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T6</w:t>
            </w:r>
          </w:p>
        </w:tc>
        <w:tc>
          <w:tcPr>
            <w:tcW w:w="1500" w:type="dxa"/>
            <w:vAlign w:val="center"/>
          </w:tcPr>
          <w:p w14:paraId="7F2ED05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 ≤ 10</w:t>
            </w:r>
          </w:p>
        </w:tc>
        <w:tc>
          <w:tcPr>
            <w:tcW w:w="1250" w:type="dxa"/>
            <w:vAlign w:val="center"/>
          </w:tcPr>
          <w:p w14:paraId="41FCCA2B"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215</w:t>
            </w:r>
          </w:p>
        </w:tc>
        <w:tc>
          <w:tcPr>
            <w:tcW w:w="1250" w:type="dxa"/>
            <w:vAlign w:val="center"/>
          </w:tcPr>
          <w:p w14:paraId="19E49EA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170</w:t>
            </w:r>
          </w:p>
        </w:tc>
        <w:tc>
          <w:tcPr>
            <w:tcW w:w="1100" w:type="dxa"/>
            <w:vAlign w:val="center"/>
          </w:tcPr>
          <w:p w14:paraId="72A63325"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8</w:t>
            </w:r>
          </w:p>
        </w:tc>
        <w:tc>
          <w:tcPr>
            <w:tcW w:w="1100" w:type="dxa"/>
            <w:vAlign w:val="center"/>
          </w:tcPr>
          <w:p w14:paraId="6D04F62B"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6</w:t>
            </w:r>
          </w:p>
        </w:tc>
        <w:tc>
          <w:tcPr>
            <w:tcW w:w="1438" w:type="dxa"/>
            <w:vAlign w:val="center"/>
          </w:tcPr>
          <w:p w14:paraId="7264C6D4"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~75</w:t>
            </w:r>
          </w:p>
        </w:tc>
      </w:tr>
      <w:tr w:rsidR="00154594" w14:paraId="6C3D9EB2" w14:textId="77777777">
        <w:trPr>
          <w:cantSplit/>
          <w:jc w:val="center"/>
        </w:trPr>
        <w:tc>
          <w:tcPr>
            <w:tcW w:w="1100" w:type="dxa"/>
            <w:vMerge/>
            <w:vAlign w:val="center"/>
          </w:tcPr>
          <w:p w14:paraId="10D8BD9C" w14:textId="77777777" w:rsidR="00154594" w:rsidRDefault="00154594">
            <w:pPr>
              <w:keepNext/>
              <w:widowControl/>
              <w:spacing w:before="20" w:after="20"/>
              <w:jc w:val="center"/>
              <w:rPr>
                <w:rFonts w:ascii="Arial" w:eastAsia="Arial" w:hAnsi="Arial" w:cs="Arial"/>
                <w:sz w:val="18"/>
                <w:szCs w:val="18"/>
                <w:lang w:val="tr-TR"/>
              </w:rPr>
            </w:pPr>
          </w:p>
        </w:tc>
        <w:tc>
          <w:tcPr>
            <w:tcW w:w="900" w:type="dxa"/>
            <w:vAlign w:val="center"/>
          </w:tcPr>
          <w:p w14:paraId="65EED426"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T66</w:t>
            </w:r>
          </w:p>
        </w:tc>
        <w:tc>
          <w:tcPr>
            <w:tcW w:w="1500" w:type="dxa"/>
            <w:vAlign w:val="center"/>
          </w:tcPr>
          <w:p w14:paraId="164DA4C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 ≤ 10</w:t>
            </w:r>
          </w:p>
        </w:tc>
        <w:tc>
          <w:tcPr>
            <w:tcW w:w="1250" w:type="dxa"/>
            <w:vAlign w:val="center"/>
          </w:tcPr>
          <w:p w14:paraId="3BB71A25"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245</w:t>
            </w:r>
          </w:p>
        </w:tc>
        <w:tc>
          <w:tcPr>
            <w:tcW w:w="1250" w:type="dxa"/>
            <w:vAlign w:val="center"/>
          </w:tcPr>
          <w:p w14:paraId="7A72CB9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200</w:t>
            </w:r>
          </w:p>
        </w:tc>
        <w:tc>
          <w:tcPr>
            <w:tcW w:w="1100" w:type="dxa"/>
            <w:vAlign w:val="center"/>
          </w:tcPr>
          <w:p w14:paraId="20F94B0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8</w:t>
            </w:r>
          </w:p>
        </w:tc>
        <w:tc>
          <w:tcPr>
            <w:tcW w:w="1100" w:type="dxa"/>
            <w:vAlign w:val="center"/>
          </w:tcPr>
          <w:p w14:paraId="16BF359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6</w:t>
            </w:r>
          </w:p>
        </w:tc>
        <w:tc>
          <w:tcPr>
            <w:tcW w:w="1438" w:type="dxa"/>
            <w:vAlign w:val="center"/>
          </w:tcPr>
          <w:p w14:paraId="4078901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~80</w:t>
            </w:r>
          </w:p>
        </w:tc>
      </w:tr>
      <w:tr w:rsidR="00154594" w14:paraId="423BE942" w14:textId="77777777">
        <w:trPr>
          <w:cantSplit/>
          <w:jc w:val="center"/>
        </w:trPr>
        <w:tc>
          <w:tcPr>
            <w:tcW w:w="1100" w:type="dxa"/>
            <w:vMerge w:val="restart"/>
            <w:vAlign w:val="center"/>
          </w:tcPr>
          <w:p w14:paraId="12FDFDAA"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EN AW-6005</w:t>
            </w:r>
          </w:p>
        </w:tc>
        <w:tc>
          <w:tcPr>
            <w:tcW w:w="900" w:type="dxa"/>
            <w:vAlign w:val="center"/>
          </w:tcPr>
          <w:p w14:paraId="34F924EC"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T5</w:t>
            </w:r>
          </w:p>
        </w:tc>
        <w:tc>
          <w:tcPr>
            <w:tcW w:w="1500" w:type="dxa"/>
            <w:vAlign w:val="center"/>
          </w:tcPr>
          <w:p w14:paraId="550A341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1250" w:type="dxa"/>
            <w:vAlign w:val="center"/>
          </w:tcPr>
          <w:p w14:paraId="037E608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180 – 230</w:t>
            </w:r>
          </w:p>
        </w:tc>
        <w:tc>
          <w:tcPr>
            <w:tcW w:w="1250" w:type="dxa"/>
            <w:vAlign w:val="center"/>
          </w:tcPr>
          <w:p w14:paraId="224AF284"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140 – 180</w:t>
            </w:r>
          </w:p>
        </w:tc>
        <w:tc>
          <w:tcPr>
            <w:tcW w:w="1100" w:type="dxa"/>
            <w:vAlign w:val="center"/>
          </w:tcPr>
          <w:p w14:paraId="30467E0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8 – 10</w:t>
            </w:r>
          </w:p>
        </w:tc>
        <w:tc>
          <w:tcPr>
            <w:tcW w:w="1100" w:type="dxa"/>
            <w:vAlign w:val="center"/>
          </w:tcPr>
          <w:p w14:paraId="1B5CD43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1438" w:type="dxa"/>
            <w:vAlign w:val="center"/>
          </w:tcPr>
          <w:p w14:paraId="5346126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r>
      <w:tr w:rsidR="00154594" w14:paraId="44C40EFA" w14:textId="77777777">
        <w:trPr>
          <w:cantSplit/>
          <w:jc w:val="center"/>
        </w:trPr>
        <w:tc>
          <w:tcPr>
            <w:tcW w:w="1100" w:type="dxa"/>
            <w:vMerge/>
            <w:vAlign w:val="center"/>
          </w:tcPr>
          <w:p w14:paraId="0F705089" w14:textId="77777777" w:rsidR="00154594" w:rsidRDefault="00154594">
            <w:pPr>
              <w:keepNext/>
              <w:widowControl/>
              <w:spacing w:before="20" w:after="20"/>
              <w:jc w:val="center"/>
              <w:rPr>
                <w:rFonts w:ascii="Arial" w:eastAsia="Arial" w:hAnsi="Arial" w:cs="Arial"/>
                <w:sz w:val="18"/>
                <w:szCs w:val="18"/>
                <w:lang w:val="tr-TR"/>
              </w:rPr>
            </w:pPr>
          </w:p>
        </w:tc>
        <w:tc>
          <w:tcPr>
            <w:tcW w:w="900" w:type="dxa"/>
            <w:vAlign w:val="center"/>
          </w:tcPr>
          <w:p w14:paraId="62CE5D2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T6</w:t>
            </w:r>
          </w:p>
        </w:tc>
        <w:tc>
          <w:tcPr>
            <w:tcW w:w="1500" w:type="dxa"/>
            <w:vAlign w:val="center"/>
          </w:tcPr>
          <w:p w14:paraId="21D882A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 ≤ 5</w:t>
            </w:r>
          </w:p>
        </w:tc>
        <w:tc>
          <w:tcPr>
            <w:tcW w:w="1250" w:type="dxa"/>
            <w:vAlign w:val="center"/>
          </w:tcPr>
          <w:p w14:paraId="0A190036"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270</w:t>
            </w:r>
          </w:p>
        </w:tc>
        <w:tc>
          <w:tcPr>
            <w:tcW w:w="1250" w:type="dxa"/>
            <w:vAlign w:val="center"/>
          </w:tcPr>
          <w:p w14:paraId="7C29CC4A"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225</w:t>
            </w:r>
          </w:p>
        </w:tc>
        <w:tc>
          <w:tcPr>
            <w:tcW w:w="1100" w:type="dxa"/>
            <w:vAlign w:val="center"/>
          </w:tcPr>
          <w:p w14:paraId="6A8F275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8</w:t>
            </w:r>
          </w:p>
        </w:tc>
        <w:tc>
          <w:tcPr>
            <w:tcW w:w="1100" w:type="dxa"/>
            <w:vAlign w:val="center"/>
          </w:tcPr>
          <w:p w14:paraId="10E4591F" w14:textId="77777777" w:rsidR="00154594" w:rsidRDefault="003622A6">
            <w:pPr>
              <w:keepNext/>
              <w:widowControl/>
              <w:spacing w:before="20" w:after="20"/>
              <w:jc w:val="center"/>
              <w:rPr>
                <w:rFonts w:ascii="Arial" w:eastAsia="Arial" w:hAnsi="Arial" w:cs="Arial"/>
                <w:sz w:val="18"/>
                <w:szCs w:val="18"/>
                <w:lang w:val="tr-TR"/>
              </w:rPr>
            </w:pPr>
            <w:del w:id="9003" w:author="Claude" w:date="2026-10-09T00:00:00Z">
              <w:r>
                <w:rPr>
                  <w:rFonts w:ascii="Arial" w:eastAsia="Arial" w:hAnsi="Arial" w:cs="Arial"/>
                  <w:sz w:val="18"/>
                  <w:szCs w:val="18"/>
                  <w:lang w:val="tr-TR"/>
                </w:rPr>
                <w:delText xml:space="preserve">—</w:delText>
              </w:r>
            </w:del>
            <w:ins w:id="9004" w:author="Claude" w:date="2026-10-09T00:00:00Z">
              <w:r>
                <w:rPr>
                  <w:rFonts w:ascii="Arial" w:eastAsia="Arial" w:hAnsi="Arial" w:cs="Arial"/>
                  <w:sz w:val="18"/>
                  <w:szCs w:val="18"/>
                  <w:lang w:val="tr-TR"/>
                </w:rPr>
                <w:t xml:space="preserve">≥ 6</w:t>
              </w:r>
            </w:ins>
          </w:p>
        </w:tc>
        <w:tc>
          <w:tcPr>
            <w:tcW w:w="1438" w:type="dxa"/>
            <w:vAlign w:val="center"/>
          </w:tcPr>
          <w:p w14:paraId="233BB60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~90</w:t>
            </w:r>
          </w:p>
        </w:tc>
      </w:tr>
      <w:tr w:rsidR="00154594" w14:paraId="38838C0A" w14:textId="77777777">
        <w:trPr>
          <w:cantSplit/>
          <w:jc w:val="center"/>
        </w:trPr>
        <w:tc>
          <w:tcPr>
            <w:tcW w:w="1100" w:type="dxa"/>
            <w:vMerge/>
            <w:vAlign w:val="center"/>
          </w:tcPr>
          <w:p w14:paraId="307F6922" w14:textId="77777777" w:rsidR="00154594" w:rsidRDefault="00154594">
            <w:pPr>
              <w:widowControl/>
              <w:spacing w:before="20" w:after="20"/>
              <w:jc w:val="center"/>
              <w:rPr>
                <w:rFonts w:ascii="Arial" w:eastAsia="Arial" w:hAnsi="Arial" w:cs="Arial"/>
                <w:sz w:val="18"/>
                <w:szCs w:val="18"/>
                <w:lang w:val="tr-TR"/>
              </w:rPr>
            </w:pPr>
          </w:p>
        </w:tc>
        <w:tc>
          <w:tcPr>
            <w:tcW w:w="900" w:type="dxa"/>
            <w:vAlign w:val="center"/>
          </w:tcPr>
          <w:p w14:paraId="22F10EC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T66</w:t>
            </w:r>
          </w:p>
        </w:tc>
        <w:tc>
          <w:tcPr>
            <w:tcW w:w="1500" w:type="dxa"/>
            <w:vAlign w:val="center"/>
          </w:tcPr>
          <w:p w14:paraId="14D192F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1250" w:type="dxa"/>
            <w:vAlign w:val="center"/>
          </w:tcPr>
          <w:p w14:paraId="46FF9B9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280 – 320</w:t>
            </w:r>
          </w:p>
        </w:tc>
        <w:tc>
          <w:tcPr>
            <w:tcW w:w="1250" w:type="dxa"/>
            <w:vAlign w:val="center"/>
          </w:tcPr>
          <w:p w14:paraId="5700E0D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230 – 280</w:t>
            </w:r>
          </w:p>
        </w:tc>
        <w:tc>
          <w:tcPr>
            <w:tcW w:w="1100" w:type="dxa"/>
            <w:vAlign w:val="center"/>
          </w:tcPr>
          <w:p w14:paraId="57BEBB60"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6 – 7</w:t>
            </w:r>
          </w:p>
        </w:tc>
        <w:tc>
          <w:tcPr>
            <w:tcW w:w="1100" w:type="dxa"/>
            <w:vAlign w:val="center"/>
          </w:tcPr>
          <w:p w14:paraId="4B2723D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1438" w:type="dxa"/>
            <w:vAlign w:val="center"/>
          </w:tcPr>
          <w:p w14:paraId="37970AB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r>
    </w:tbl>
    <w:p w14:paraId="29A028E3" w14:textId="77777777" w:rsidR="00154594" w:rsidRDefault="003622A6">
      <w:pPr>
        <w:widowControl/>
        <w:spacing w:before="160" w:after="120" w:line="264" w:lineRule="auto"/>
        <w:jc w:val="both"/>
        <w:rPr>
          <w:rFonts w:ascii="Arial" w:eastAsia="Arial" w:hAnsi="Arial" w:cs="Arial"/>
          <w:sz w:val="18"/>
          <w:szCs w:val="18"/>
          <w:lang w:val="tr-TR"/>
        </w:rPr>
      </w:pPr>
      <w:r>
        <w:rPr>
          <w:rFonts w:ascii="Arial" w:eastAsia="Arial" w:hAnsi="Arial" w:cs="Arial"/>
          <w:sz w:val="18"/>
          <w:szCs w:val="18"/>
          <w:lang w:val="tr-TR"/>
        </w:rPr>
        <w:t>Not: Profil kesitinde birden fazla et kalınlığı varsa en düşük şart değeri tüm kesit için geçerlidir (EN 755-2). EN AW-6005 T6 değerleri açık profil içindir; boşluklu (kapalı hücreli) profillerde EN 755-2’de boşluklu profil için verilen değerler uygulanır. Sertlik değerleri bilgi amaçlıdır, kabul ölçütü değildir. Çizelge 3’e göre seri üretimde T6 durumu kullanılır; diğer durumlara geçiş ELİN A.Ş. onayıyla yapılır.</w:t>
      </w:r>
    </w:p>
    <w:p w14:paraId="004D4A5C"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Panel tipine göre çerçeve ve takozda kullanılacak alaşım ve durum Çizelge 3’te verilmiştir.</w:t>
      </w:r>
    </w:p>
    <w:p w14:paraId="302A603F"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3 – Panel tipine göre alaşım ve durum</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12"/>
        <w:gridCol w:w="3213"/>
        <w:gridCol w:w="3213"/>
      </w:tblGrid>
      <w:tr w:rsidR="00154594" w14:paraId="0AF8E246" w14:textId="77777777">
        <w:trPr>
          <w:cantSplit/>
          <w:tblHeader/>
          <w:jc w:val="center"/>
        </w:trPr>
        <w:tc>
          <w:tcPr>
            <w:tcW w:w="3212" w:type="dxa"/>
            <w:shd w:val="clear" w:color="auto" w:fill="D9EDF7"/>
            <w:vAlign w:val="center"/>
          </w:tcPr>
          <w:p w14:paraId="64BB2CE6"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Alaşım</w:t>
            </w:r>
          </w:p>
        </w:tc>
        <w:tc>
          <w:tcPr>
            <w:tcW w:w="3213" w:type="dxa"/>
            <w:shd w:val="clear" w:color="auto" w:fill="D9EDF7"/>
            <w:vAlign w:val="center"/>
          </w:tcPr>
          <w:p w14:paraId="7BB65DE0"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Durum</w:t>
            </w:r>
          </w:p>
        </w:tc>
        <w:tc>
          <w:tcPr>
            <w:tcW w:w="3213" w:type="dxa"/>
            <w:shd w:val="clear" w:color="auto" w:fill="D9EDF7"/>
            <w:vAlign w:val="center"/>
          </w:tcPr>
          <w:p w14:paraId="1E3C50EA"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Panel Uzun Kenarı X (mm)</w:t>
            </w:r>
          </w:p>
        </w:tc>
      </w:tr>
      <w:tr w:rsidR="00154594" w14:paraId="641277D3" w14:textId="77777777">
        <w:trPr>
          <w:cantSplit/>
          <w:jc w:val="center"/>
        </w:trPr>
        <w:tc>
          <w:tcPr>
            <w:tcW w:w="3212" w:type="dxa"/>
            <w:vAlign w:val="center"/>
          </w:tcPr>
          <w:p w14:paraId="090D52E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EN AW-6063</w:t>
            </w:r>
          </w:p>
        </w:tc>
        <w:tc>
          <w:tcPr>
            <w:tcW w:w="3213" w:type="dxa"/>
            <w:vAlign w:val="center"/>
          </w:tcPr>
          <w:p w14:paraId="5F330A1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T6</w:t>
            </w:r>
          </w:p>
        </w:tc>
        <w:tc>
          <w:tcPr>
            <w:tcW w:w="3213" w:type="dxa"/>
            <w:vAlign w:val="center"/>
          </w:tcPr>
          <w:p w14:paraId="4417E755"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X ≤ 2273</w:t>
            </w:r>
          </w:p>
        </w:tc>
      </w:tr>
      <w:tr w:rsidR="00154594" w14:paraId="2DB23136" w14:textId="77777777">
        <w:trPr>
          <w:cantSplit/>
          <w:jc w:val="center"/>
        </w:trPr>
        <w:tc>
          <w:tcPr>
            <w:tcW w:w="3212" w:type="dxa"/>
            <w:vAlign w:val="center"/>
          </w:tcPr>
          <w:p w14:paraId="338BD29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EN AW-6005</w:t>
            </w:r>
          </w:p>
        </w:tc>
        <w:tc>
          <w:tcPr>
            <w:tcW w:w="3213" w:type="dxa"/>
            <w:vAlign w:val="center"/>
          </w:tcPr>
          <w:p w14:paraId="161AA4C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T6</w:t>
            </w:r>
          </w:p>
        </w:tc>
        <w:tc>
          <w:tcPr>
            <w:tcW w:w="3213" w:type="dxa"/>
            <w:vAlign w:val="center"/>
          </w:tcPr>
          <w:p w14:paraId="1730296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2273 &lt; X ≤ 2465</w:t>
            </w:r>
          </w:p>
        </w:tc>
      </w:tr>
    </w:tbl>
    <w:p w14:paraId="2816ACB3"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5.1.2</w:t>
        <w:tab/>
        <w:t>Kompozit Çerçeve</w:t>
      </w:r>
    </w:p>
    <w:p w14:paraId="08EC1ED4"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Kompozit çerçeve, cam elyaf takviyeli poliüretan (GFRP) kompozit malzemeden üretilen ve yüzeyi kaplanmış profillerden oluşur. Profil kesitleri ve ölçüleri teknik çizimde verilir; çerçeve profilleri ve köşe takozları teknik çizime göre tedarik edilir ve kontrol edilir.</w:t>
      </w:r>
    </w:p>
    <w:p w14:paraId="65676FA6"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5.1.3</w:t>
        <w:tab/>
        <w:t>Fiziksel ve Mekanik Özellikler</w:t>
      </w:r>
    </w:p>
    <w:p w14:paraId="4C331BD4"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İki çerçeve türünün fiziksel ve mekanik özellikleri Çizelge 4’te karşılaştırmalı olarak verilmiştir. “—” işareti, o çerçeve türü için bu şartnamede ayrı bir şart konmadığını gösterir.</w:t>
      </w:r>
    </w:p>
    <w:p w14:paraId="5FBF7CC4"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4 – Fiziksel ve mekanik özellikler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0"/>
        <w:gridCol w:w="2000"/>
        <w:gridCol w:w="2600"/>
        <w:gridCol w:w="2300"/>
        <w:gridCol w:w="2288"/>
      </w:tblGrid>
      <w:tr w:rsidR="00154594" w14:paraId="52AF115E" w14:textId="77777777">
        <w:trPr>
          <w:cantSplit/>
          <w:tblHeader/>
          <w:jc w:val="center"/>
        </w:trPr>
        <w:tc>
          <w:tcPr>
            <w:tcW w:w="450" w:type="dxa"/>
            <w:shd w:val="clear" w:color="auto" w:fill="D9EDF7"/>
            <w:vAlign w:val="center"/>
          </w:tcPr>
          <w:p w14:paraId="5022427E"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No</w:t>
            </w:r>
          </w:p>
        </w:tc>
        <w:tc>
          <w:tcPr>
            <w:tcW w:w="2000" w:type="dxa"/>
            <w:shd w:val="clear" w:color="auto" w:fill="D9EDF7"/>
            <w:vAlign w:val="center"/>
          </w:tcPr>
          <w:p w14:paraId="4D5DCD11"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Özellik</w:t>
            </w:r>
          </w:p>
        </w:tc>
        <w:tc>
          <w:tcPr>
            <w:tcW w:w="2600" w:type="dxa"/>
            <w:shd w:val="clear" w:color="auto" w:fill="D9EDF7"/>
            <w:vAlign w:val="center"/>
          </w:tcPr>
          <w:p w14:paraId="2290D13B"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Alüminyum Çerçeve</w:t>
            </w:r>
          </w:p>
        </w:tc>
        <w:tc>
          <w:tcPr>
            <w:tcW w:w="2300" w:type="dxa"/>
            <w:shd w:val="clear" w:color="auto" w:fill="D9EDF7"/>
            <w:vAlign w:val="center"/>
          </w:tcPr>
          <w:p w14:paraId="28B785EC"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Kompozit Çerçeve</w:t>
            </w:r>
          </w:p>
        </w:tc>
        <w:tc>
          <w:tcPr>
            <w:tcW w:w="2288" w:type="dxa"/>
            <w:shd w:val="clear" w:color="auto" w:fill="D9EDF7"/>
            <w:vAlign w:val="center"/>
          </w:tcPr>
          <w:p w14:paraId="23997F22"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Deney Yöntemi</w:t>
            </w:r>
          </w:p>
        </w:tc>
      </w:tr>
      <w:tr w:rsidR="00154594" w14:paraId="27379659" w14:textId="77777777">
        <w:trPr>
          <w:cantSplit/>
          <w:jc w:val="center"/>
        </w:trPr>
        <w:tc>
          <w:tcPr>
            <w:tcW w:w="450" w:type="dxa"/>
            <w:vAlign w:val="center"/>
          </w:tcPr>
          <w:p w14:paraId="213A311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w:t>
            </w:r>
          </w:p>
        </w:tc>
        <w:tc>
          <w:tcPr>
            <w:tcW w:w="2000" w:type="dxa"/>
            <w:vAlign w:val="center"/>
          </w:tcPr>
          <w:p w14:paraId="507944E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Malzeme</w:t>
            </w:r>
          </w:p>
        </w:tc>
        <w:tc>
          <w:tcPr>
            <w:tcW w:w="2600" w:type="dxa"/>
            <w:vAlign w:val="center"/>
          </w:tcPr>
          <w:p w14:paraId="5755F33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AW-6063 veya EN AW-6005 (Çizelge 1, 2 ve 3)</w:t>
            </w:r>
          </w:p>
        </w:tc>
        <w:tc>
          <w:tcPr>
            <w:tcW w:w="2300" w:type="dxa"/>
            <w:vAlign w:val="center"/>
          </w:tcPr>
          <w:p w14:paraId="17606AE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GFRP; cam elyaf içeriği (kül) %78,0 ± 3</w:t>
            </w:r>
          </w:p>
        </w:tc>
        <w:tc>
          <w:tcPr>
            <w:tcW w:w="2288" w:type="dxa"/>
            <w:vAlign w:val="center"/>
          </w:tcPr>
          <w:p w14:paraId="68F13B2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 EN 573-3</w:t>
            </w:r>
          </w:p>
          <w:p w14:paraId="0976A22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9345.1</w:t>
            </w:r>
          </w:p>
        </w:tc>
      </w:tr>
      <w:tr w:rsidR="00154594" w14:paraId="7F267EF4" w14:textId="77777777">
        <w:trPr>
          <w:cantSplit/>
          <w:jc w:val="center"/>
        </w:trPr>
        <w:tc>
          <w:tcPr>
            <w:tcW w:w="450" w:type="dxa"/>
            <w:vAlign w:val="center"/>
          </w:tcPr>
          <w:p w14:paraId="1A8FA88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w:t>
            </w:r>
          </w:p>
        </w:tc>
        <w:tc>
          <w:tcPr>
            <w:tcW w:w="2000" w:type="dxa"/>
            <w:vAlign w:val="center"/>
          </w:tcPr>
          <w:p w14:paraId="1442095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Çekme dayanımı Rm</w:t>
            </w:r>
          </w:p>
        </w:tc>
        <w:tc>
          <w:tcPr>
            <w:tcW w:w="2600" w:type="dxa"/>
            <w:vAlign w:val="center"/>
          </w:tcPr>
          <w:p w14:paraId="446DC39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Çizelge 2’ye göre</w:t>
            </w:r>
          </w:p>
        </w:tc>
        <w:tc>
          <w:tcPr>
            <w:tcW w:w="2300" w:type="dxa"/>
            <w:vAlign w:val="center"/>
          </w:tcPr>
          <w:p w14:paraId="41F6834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850 MPa</w:t>
            </w:r>
          </w:p>
        </w:tc>
        <w:tc>
          <w:tcPr>
            <w:tcW w:w="2288" w:type="dxa"/>
            <w:vAlign w:val="center"/>
          </w:tcPr>
          <w:p w14:paraId="29161BF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 EN ISO 6892-1</w:t>
            </w:r>
          </w:p>
          <w:p w14:paraId="503AE9C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1447</w:t>
            </w:r>
          </w:p>
        </w:tc>
      </w:tr>
      <w:tr w:rsidR="00154594" w14:paraId="71F3F730" w14:textId="77777777">
        <w:trPr>
          <w:cantSplit/>
          <w:jc w:val="center"/>
        </w:trPr>
        <w:tc>
          <w:tcPr>
            <w:tcW w:w="450" w:type="dxa"/>
            <w:vAlign w:val="center"/>
          </w:tcPr>
          <w:p w14:paraId="02E161C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w:t>
            </w:r>
          </w:p>
        </w:tc>
        <w:tc>
          <w:tcPr>
            <w:tcW w:w="2000" w:type="dxa"/>
            <w:vAlign w:val="center"/>
          </w:tcPr>
          <w:p w14:paraId="1B711B5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Akma dayanımı Rp0,2</w:t>
            </w:r>
          </w:p>
        </w:tc>
        <w:tc>
          <w:tcPr>
            <w:tcW w:w="2600" w:type="dxa"/>
            <w:vAlign w:val="center"/>
          </w:tcPr>
          <w:p w14:paraId="5D32786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Çizelge 2’ye göre</w:t>
            </w:r>
          </w:p>
        </w:tc>
        <w:tc>
          <w:tcPr>
            <w:tcW w:w="2300" w:type="dxa"/>
            <w:vAlign w:val="center"/>
          </w:tcPr>
          <w:p w14:paraId="7440EC5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288" w:type="dxa"/>
            <w:vAlign w:val="center"/>
          </w:tcPr>
          <w:p w14:paraId="79B6B96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 EN ISO 6892-1</w:t>
            </w:r>
          </w:p>
        </w:tc>
      </w:tr>
      <w:tr w:rsidR="00154594" w14:paraId="1F54906A" w14:textId="77777777">
        <w:trPr>
          <w:cantSplit/>
          <w:jc w:val="center"/>
        </w:trPr>
        <w:tc>
          <w:tcPr>
            <w:tcW w:w="450" w:type="dxa"/>
            <w:vAlign w:val="center"/>
          </w:tcPr>
          <w:p w14:paraId="375EEAF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w:t>
            </w:r>
          </w:p>
        </w:tc>
        <w:tc>
          <w:tcPr>
            <w:tcW w:w="2000" w:type="dxa"/>
            <w:vAlign w:val="center"/>
          </w:tcPr>
          <w:p w14:paraId="4F69E42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Kopma uzaması A</w:t>
            </w:r>
          </w:p>
        </w:tc>
        <w:tc>
          <w:tcPr>
            <w:tcW w:w="2600" w:type="dxa"/>
            <w:vAlign w:val="center"/>
          </w:tcPr>
          <w:p w14:paraId="2C6333E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Çizelge 2’ye göre</w:t>
            </w:r>
          </w:p>
        </w:tc>
        <w:tc>
          <w:tcPr>
            <w:tcW w:w="2300" w:type="dxa"/>
            <w:vAlign w:val="center"/>
          </w:tcPr>
          <w:p w14:paraId="74CB803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288" w:type="dxa"/>
            <w:vAlign w:val="center"/>
          </w:tcPr>
          <w:p w14:paraId="3E034AA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 EN ISO 6892-1</w:t>
            </w:r>
          </w:p>
        </w:tc>
      </w:tr>
      <w:tr w:rsidR="00154594" w14:paraId="21534F64" w14:textId="77777777">
        <w:trPr>
          <w:cantSplit/>
          <w:jc w:val="center"/>
        </w:trPr>
        <w:tc>
          <w:tcPr>
            <w:tcW w:w="450" w:type="dxa"/>
            <w:vAlign w:val="center"/>
          </w:tcPr>
          <w:p w14:paraId="0A34E384"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5</w:t>
            </w:r>
          </w:p>
        </w:tc>
        <w:tc>
          <w:tcPr>
            <w:tcW w:w="2000" w:type="dxa"/>
            <w:vAlign w:val="center"/>
          </w:tcPr>
          <w:p w14:paraId="2A08EA7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Kopma uzaması A50mm</w:t>
            </w:r>
          </w:p>
        </w:tc>
        <w:tc>
          <w:tcPr>
            <w:tcW w:w="2600" w:type="dxa"/>
            <w:vAlign w:val="center"/>
          </w:tcPr>
          <w:p w14:paraId="3318855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Çizelge 2’ye göre</w:t>
            </w:r>
          </w:p>
        </w:tc>
        <w:tc>
          <w:tcPr>
            <w:tcW w:w="2300" w:type="dxa"/>
            <w:vAlign w:val="center"/>
          </w:tcPr>
          <w:p w14:paraId="4EC042D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288" w:type="dxa"/>
            <w:vAlign w:val="center"/>
          </w:tcPr>
          <w:p w14:paraId="40D0B24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 EN ISO 6892-1</w:t>
            </w:r>
          </w:p>
        </w:tc>
      </w:tr>
      <w:tr w:rsidR="00154594" w14:paraId="707A494D" w14:textId="77777777">
        <w:trPr>
          <w:cantSplit/>
          <w:jc w:val="center"/>
        </w:trPr>
        <w:tc>
          <w:tcPr>
            <w:tcW w:w="450" w:type="dxa"/>
            <w:vAlign w:val="center"/>
          </w:tcPr>
          <w:p w14:paraId="141978C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6</w:t>
            </w:r>
          </w:p>
        </w:tc>
        <w:tc>
          <w:tcPr>
            <w:tcW w:w="2000" w:type="dxa"/>
            <w:vAlign w:val="center"/>
          </w:tcPr>
          <w:p w14:paraId="303A849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Elastik (çekme) modülü</w:t>
            </w:r>
          </w:p>
        </w:tc>
        <w:tc>
          <w:tcPr>
            <w:tcW w:w="2600" w:type="dxa"/>
            <w:vAlign w:val="center"/>
          </w:tcPr>
          <w:p w14:paraId="4FFE689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~68–69 GPa (bilgi amaçlı)</w:t>
            </w:r>
          </w:p>
        </w:tc>
        <w:tc>
          <w:tcPr>
            <w:tcW w:w="2300" w:type="dxa"/>
            <w:vAlign w:val="center"/>
          </w:tcPr>
          <w:p w14:paraId="6DFEE50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40 GPa</w:t>
            </w:r>
          </w:p>
        </w:tc>
        <w:tc>
          <w:tcPr>
            <w:tcW w:w="2288" w:type="dxa"/>
            <w:vAlign w:val="center"/>
          </w:tcPr>
          <w:p w14:paraId="66A559F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1447</w:t>
            </w:r>
          </w:p>
        </w:tc>
      </w:tr>
      <w:tr w:rsidR="00154594" w14:paraId="516385D2" w14:textId="77777777">
        <w:trPr>
          <w:cantSplit/>
          <w:jc w:val="center"/>
        </w:trPr>
        <w:tc>
          <w:tcPr>
            <w:tcW w:w="450" w:type="dxa"/>
            <w:vAlign w:val="center"/>
          </w:tcPr>
          <w:p w14:paraId="1E5AFB9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7</w:t>
            </w:r>
          </w:p>
        </w:tc>
        <w:tc>
          <w:tcPr>
            <w:tcW w:w="2000" w:type="dxa"/>
            <w:vAlign w:val="center"/>
          </w:tcPr>
          <w:p w14:paraId="2373C4E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Eğilme dayanımı</w:t>
            </w:r>
          </w:p>
        </w:tc>
        <w:tc>
          <w:tcPr>
            <w:tcW w:w="2600" w:type="dxa"/>
            <w:vAlign w:val="center"/>
          </w:tcPr>
          <w:p w14:paraId="2B567A7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300" w:type="dxa"/>
            <w:vAlign w:val="center"/>
          </w:tcPr>
          <w:p w14:paraId="2FA5BE5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850 MPa</w:t>
            </w:r>
          </w:p>
        </w:tc>
        <w:tc>
          <w:tcPr>
            <w:tcW w:w="2288" w:type="dxa"/>
            <w:vAlign w:val="center"/>
          </w:tcPr>
          <w:p w14:paraId="0483DA8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1449</w:t>
            </w:r>
          </w:p>
        </w:tc>
      </w:tr>
      <w:tr w:rsidR="00154594" w14:paraId="12E96644" w14:textId="77777777">
        <w:trPr>
          <w:cantSplit/>
          <w:jc w:val="center"/>
        </w:trPr>
        <w:tc>
          <w:tcPr>
            <w:tcW w:w="450" w:type="dxa"/>
            <w:vAlign w:val="center"/>
          </w:tcPr>
          <w:p w14:paraId="7211B12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8</w:t>
            </w:r>
          </w:p>
        </w:tc>
        <w:tc>
          <w:tcPr>
            <w:tcW w:w="2000" w:type="dxa"/>
            <w:vAlign w:val="center"/>
          </w:tcPr>
          <w:p w14:paraId="2BC5827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Eğilme modülü</w:t>
            </w:r>
          </w:p>
        </w:tc>
        <w:tc>
          <w:tcPr>
            <w:tcW w:w="2600" w:type="dxa"/>
            <w:vAlign w:val="center"/>
          </w:tcPr>
          <w:p w14:paraId="532B586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300" w:type="dxa"/>
            <w:vAlign w:val="center"/>
          </w:tcPr>
          <w:p w14:paraId="40EBA90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30 GPa</w:t>
            </w:r>
          </w:p>
        </w:tc>
        <w:tc>
          <w:tcPr>
            <w:tcW w:w="2288" w:type="dxa"/>
            <w:vAlign w:val="center"/>
          </w:tcPr>
          <w:p w14:paraId="2BC07F8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1449</w:t>
            </w:r>
          </w:p>
        </w:tc>
      </w:tr>
      <w:tr w:rsidR="00154594" w14:paraId="0137A05A" w14:textId="77777777">
        <w:trPr>
          <w:cantSplit/>
          <w:jc w:val="center"/>
        </w:trPr>
        <w:tc>
          <w:tcPr>
            <w:tcW w:w="450" w:type="dxa"/>
            <w:vAlign w:val="center"/>
          </w:tcPr>
          <w:p w14:paraId="1F04FAB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9</w:t>
            </w:r>
          </w:p>
        </w:tc>
        <w:tc>
          <w:tcPr>
            <w:tcW w:w="2000" w:type="dxa"/>
            <w:vAlign w:val="center"/>
          </w:tcPr>
          <w:p w14:paraId="1D1351A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Sertlik</w:t>
            </w:r>
          </w:p>
        </w:tc>
        <w:tc>
          <w:tcPr>
            <w:tcW w:w="2600" w:type="dxa"/>
            <w:vAlign w:val="center"/>
          </w:tcPr>
          <w:p w14:paraId="092FD08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Bilgi amaçlı (Çizelge 2)</w:t>
            </w:r>
          </w:p>
        </w:tc>
        <w:tc>
          <w:tcPr>
            <w:tcW w:w="2300" w:type="dxa"/>
            <w:vAlign w:val="center"/>
          </w:tcPr>
          <w:p w14:paraId="0A5F9D9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Barcol ≥ 40 HBa</w:t>
            </w:r>
          </w:p>
        </w:tc>
        <w:tc>
          <w:tcPr>
            <w:tcW w:w="2288" w:type="dxa"/>
            <w:vAlign w:val="center"/>
          </w:tcPr>
          <w:p w14:paraId="112E705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 EN ISO 6506-1 / ASTM B647</w:t>
            </w:r>
          </w:p>
          <w:p w14:paraId="3D97BCE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3854</w:t>
            </w:r>
          </w:p>
        </w:tc>
      </w:tr>
      <w:tr w:rsidR="00154594" w14:paraId="7C417C02" w14:textId="77777777">
        <w:trPr>
          <w:cantSplit/>
          <w:jc w:val="center"/>
        </w:trPr>
        <w:tc>
          <w:tcPr>
            <w:tcW w:w="450" w:type="dxa"/>
            <w:vAlign w:val="center"/>
          </w:tcPr>
          <w:p w14:paraId="4E0F3E6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10</w:t>
            </w:r>
          </w:p>
        </w:tc>
        <w:tc>
          <w:tcPr>
            <w:tcW w:w="2000" w:type="dxa"/>
            <w:vAlign w:val="center"/>
          </w:tcPr>
          <w:p w14:paraId="39DA384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Özgül ağırlık</w:t>
            </w:r>
          </w:p>
        </w:tc>
        <w:tc>
          <w:tcPr>
            <w:tcW w:w="2600" w:type="dxa"/>
            <w:vAlign w:val="center"/>
          </w:tcPr>
          <w:p w14:paraId="03AEFEC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300" w:type="dxa"/>
            <w:vAlign w:val="center"/>
          </w:tcPr>
          <w:p w14:paraId="6B71B89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2,05 ± 0,1 g/cm³</w:t>
            </w:r>
          </w:p>
        </w:tc>
        <w:tc>
          <w:tcPr>
            <w:tcW w:w="2288" w:type="dxa"/>
            <w:vAlign w:val="center"/>
          </w:tcPr>
          <w:p w14:paraId="04C45D7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1463</w:t>
            </w:r>
          </w:p>
        </w:tc>
      </w:tr>
      <w:tr w:rsidR="00154594" w14:paraId="3D1A595A" w14:textId="77777777">
        <w:trPr>
          <w:cantSplit/>
          <w:jc w:val="center"/>
        </w:trPr>
        <w:tc>
          <w:tcPr>
            <w:tcW w:w="450" w:type="dxa"/>
            <w:vAlign w:val="center"/>
          </w:tcPr>
          <w:p w14:paraId="773F4F4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w:t>
            </w:r>
          </w:p>
        </w:tc>
        <w:tc>
          <w:tcPr>
            <w:tcW w:w="2000" w:type="dxa"/>
            <w:vAlign w:val="center"/>
          </w:tcPr>
          <w:p w14:paraId="52D0A4F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Su emme</w:t>
            </w:r>
          </w:p>
        </w:tc>
        <w:tc>
          <w:tcPr>
            <w:tcW w:w="2600" w:type="dxa"/>
            <w:vAlign w:val="center"/>
          </w:tcPr>
          <w:p w14:paraId="295579A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300" w:type="dxa"/>
            <w:vAlign w:val="center"/>
          </w:tcPr>
          <w:p w14:paraId="4F2931B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%0,6</w:t>
            </w:r>
          </w:p>
        </w:tc>
        <w:tc>
          <w:tcPr>
            <w:tcW w:w="2288" w:type="dxa"/>
            <w:vAlign w:val="center"/>
          </w:tcPr>
          <w:p w14:paraId="7A662EB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1462</w:t>
            </w:r>
          </w:p>
        </w:tc>
      </w:tr>
      <w:tr w:rsidR="00154594" w14:paraId="49C5BC62" w14:textId="77777777">
        <w:trPr>
          <w:cantSplit/>
          <w:jc w:val="center"/>
        </w:trPr>
        <w:tc>
          <w:tcPr>
            <w:tcW w:w="450" w:type="dxa"/>
            <w:vAlign w:val="center"/>
          </w:tcPr>
          <w:p w14:paraId="36E2A0B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12</w:t>
            </w:r>
          </w:p>
        </w:tc>
        <w:tc>
          <w:tcPr>
            <w:tcW w:w="2000" w:type="dxa"/>
            <w:vAlign w:val="center"/>
          </w:tcPr>
          <w:p w14:paraId="2F3D8B1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Isıl çarpılma sıcaklığı (HDT)</w:t>
            </w:r>
          </w:p>
        </w:tc>
        <w:tc>
          <w:tcPr>
            <w:tcW w:w="2600" w:type="dxa"/>
            <w:vAlign w:val="center"/>
          </w:tcPr>
          <w:p w14:paraId="670CD02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300" w:type="dxa"/>
            <w:vAlign w:val="center"/>
          </w:tcPr>
          <w:p w14:paraId="719B801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200 °C</w:t>
            </w:r>
          </w:p>
        </w:tc>
        <w:tc>
          <w:tcPr>
            <w:tcW w:w="2288" w:type="dxa"/>
            <w:vAlign w:val="center"/>
          </w:tcPr>
          <w:p w14:paraId="758D536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ISO 75</w:t>
            </w:r>
          </w:p>
        </w:tc>
      </w:tr>
      <w:tr w:rsidR="00154594" w14:paraId="785B7E99" w14:textId="77777777">
        <w:trPr>
          <w:cantSplit/>
          <w:jc w:val="center"/>
        </w:trPr>
        <w:tc>
          <w:tcPr>
            <w:tcW w:w="450" w:type="dxa"/>
            <w:vAlign w:val="center"/>
          </w:tcPr>
          <w:p w14:paraId="41D8E254"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lastRenderedPageBreak/>
              <w:t>13</w:t>
            </w:r>
          </w:p>
        </w:tc>
        <w:tc>
          <w:tcPr>
            <w:tcW w:w="2000" w:type="dxa"/>
            <w:vAlign w:val="center"/>
          </w:tcPr>
          <w:p w14:paraId="386F8B7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Hacimsel özdirenç</w:t>
            </w:r>
          </w:p>
        </w:tc>
        <w:tc>
          <w:tcPr>
            <w:tcW w:w="2600" w:type="dxa"/>
            <w:vAlign w:val="center"/>
          </w:tcPr>
          <w:p w14:paraId="2A46B4C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(iletken malzeme; topraklama deliğiyle topraklanır)</w:t>
            </w:r>
          </w:p>
        </w:tc>
        <w:tc>
          <w:tcPr>
            <w:tcW w:w="2300" w:type="dxa"/>
            <w:vAlign w:val="center"/>
          </w:tcPr>
          <w:p w14:paraId="759291A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10</w:t>
            </w:r>
            <w:r>
              <w:rPr>
                <w:rFonts w:ascii="Arial" w:eastAsia="Arial" w:hAnsi="Arial" w:cs="Arial"/>
                <w:sz w:val="18"/>
                <w:szCs w:val="18"/>
                <w:vertAlign w:val="superscript"/>
                <w:lang w:val="tr-TR"/>
              </w:rPr>
              <w:t>10</w:t>
            </w:r>
            <w:r>
              <w:rPr>
                <w:rFonts w:ascii="Arial" w:eastAsia="Arial" w:hAnsi="Arial" w:cs="Arial"/>
                <w:sz w:val="18"/>
                <w:szCs w:val="18"/>
                <w:lang w:val="tr-TR"/>
              </w:rPr>
              <w:t xml:space="preserve"> Ω·cm (yalnız siyah renk)</w:t>
            </w:r>
          </w:p>
        </w:tc>
        <w:tc>
          <w:tcPr>
            <w:tcW w:w="2288" w:type="dxa"/>
            <w:vAlign w:val="center"/>
          </w:tcPr>
          <w:p w14:paraId="12EBBA6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GB/T 31838.2</w:t>
            </w:r>
          </w:p>
        </w:tc>
      </w:tr>
      <w:tr w:rsidR="00154594" w14:paraId="6A181125" w14:textId="77777777">
        <w:trPr>
          <w:cantSplit/>
          <w:jc w:val="center"/>
        </w:trPr>
        <w:tc>
          <w:tcPr>
            <w:tcW w:w="450" w:type="dxa"/>
            <w:vAlign w:val="center"/>
          </w:tcPr>
          <w:p w14:paraId="6914AAB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14</w:t>
            </w:r>
          </w:p>
        </w:tc>
        <w:tc>
          <w:tcPr>
            <w:tcW w:w="2000" w:type="dxa"/>
            <w:vAlign w:val="center"/>
          </w:tcPr>
          <w:p w14:paraId="58E6277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Alev geciktiricilik</w:t>
            </w:r>
          </w:p>
        </w:tc>
        <w:tc>
          <w:tcPr>
            <w:tcW w:w="2600" w:type="dxa"/>
            <w:vAlign w:val="center"/>
          </w:tcPr>
          <w:p w14:paraId="1085CDA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2300" w:type="dxa"/>
            <w:vAlign w:val="center"/>
          </w:tcPr>
          <w:p w14:paraId="782FB1C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az V-1 sınıfı</w:t>
            </w:r>
          </w:p>
        </w:tc>
        <w:tc>
          <w:tcPr>
            <w:tcW w:w="2288" w:type="dxa"/>
            <w:vAlign w:val="center"/>
          </w:tcPr>
          <w:p w14:paraId="58C3C98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Kompozit: IEC 60695-11-10 / UL 94</w:t>
            </w:r>
          </w:p>
        </w:tc>
      </w:tr>
    </w:tbl>
    <w:p w14:paraId="38569A00" w14:textId="77777777" w:rsidR="00154594" w:rsidRDefault="003622A6">
      <w:pPr>
        <w:widowControl/>
        <w:spacing w:before="160" w:after="120" w:line="264" w:lineRule="auto"/>
        <w:jc w:val="both"/>
        <w:rPr>
          <w:rFonts w:ascii="Arial" w:eastAsia="Arial" w:hAnsi="Arial" w:cs="Arial"/>
          <w:sz w:val="18"/>
          <w:szCs w:val="18"/>
          <w:lang w:val="tr-TR"/>
        </w:rPr>
      </w:pPr>
      <w:r>
        <w:rPr>
          <w:rFonts w:ascii="Arial" w:eastAsia="Arial" w:hAnsi="Arial" w:cs="Arial"/>
          <w:sz w:val="18"/>
          <w:szCs w:val="18"/>
          <w:lang w:val="tr-TR"/>
        </w:rPr>
        <w:t>Not: Alüminyumda mekanik özellikler şarj (hammadde lotu) başına, profil kesitinden alınan çekme numuneleriyle belirlenir ve EN 10204 tip 3.1 muayene sertifikasında raporlanır (Madde 5.9). Kompozit deneyleri GB/T 2918’e göre şartlandırılmış numunelerle yapılır.</w:t>
      </w:r>
    </w:p>
    <w:p w14:paraId="6D5EB881"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9" w:name="_Toc242444433"/>
      <w:r>
        <w:rPr>
          <w:rFonts w:ascii="Arial" w:eastAsia="Arial" w:hAnsi="Arial" w:cs="Arial"/>
          <w:b/>
          <w:bCs/>
          <w:sz w:val="20"/>
          <w:szCs w:val="20"/>
          <w:lang w:val="tr-TR"/>
        </w:rPr>
        <w:t>5.2</w:t>
        <w:tab/>
        <w:t>Görünüm Kabul Kriterleri</w:t>
      </w:r>
      <w:bookmarkEnd w:id="9"/>
    </w:p>
    <w:p w14:paraId="65D92A24"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 xml:space="preserve">Görsel kontrol ≥ 1000 lx aydınlıkta, 60–80 cm mesafeden (renk farkı hariç), düzeltilmiş görme keskinliği 1,0’ın üzerinde olan personelce yapılır. Milimetre veya santimetre cinsinden ölçümlerde </w:t>
      </w:r>
      <w:del w:id="9005" w:author="Claude" w:date="2026-10-09T00:00:00Z">
        <w:r>
          <w:rPr>
            <w:rFonts w:ascii="Arial" w:eastAsia="Arial" w:hAnsi="Arial" w:cs="Arial"/>
            <w:sz w:val="20"/>
            <w:szCs w:val="20"/>
            <w:lang w:val="tr-TR"/>
          </w:rPr>
          <w:delText xml:space="preserve">çelik cetvel veya ölçüm şablonu, metre cinsinden ölçümlerde şerit metre veya kumpas</w:delText>
        </w:r>
      </w:del>
      <w:ins w:id="9006" w:author="Claude" w:date="2026-10-09T00:00:00Z">
        <w:r>
          <w:rPr>
            <w:rFonts w:ascii="Arial" w:eastAsia="Arial" w:hAnsi="Arial" w:cs="Arial"/>
            <w:sz w:val="20"/>
            <w:szCs w:val="20"/>
            <w:lang w:val="tr-TR"/>
          </w:rPr>
          <w:t xml:space="preserve">çelik cetvel, kumpas veya ölçüm şablonu, metre cinsinden ölçümlerde şerit metre</w:t>
        </w:r>
      </w:ins>
      <w:r>
        <w:rPr>
          <w:rFonts w:ascii="Arial" w:eastAsia="Arial" w:hAnsi="Arial" w:cs="Arial"/>
          <w:sz w:val="20"/>
          <w:szCs w:val="20"/>
          <w:lang w:val="tr-TR"/>
        </w:rPr>
        <w:t xml:space="preserve"> kullanılır; ölçü belirtilmeyen kriterler gözle kontrol edilir. Yüzde ile verilen sınırlarda ondalıklı sonuç bir üst tam sayıya yuvarlanır. Görünüm ve renk farkı için taraflarca mühürlenmiş referans numuneler ayrıca kabul ölçütü olarak kullanılabilir.</w:t>
      </w:r>
    </w:p>
    <w:p w14:paraId="57329BE4"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Görünüm kabul kriterleri her iki çerçeve türü için geçerlidir; çerçeveler ilgili teknik çizimle birebir örtüşmeli ve Çizelge 5’teki kriterleri karşılamalıdır.</w:t>
      </w:r>
    </w:p>
    <w:p w14:paraId="4B935A7C"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5 – Çerçeve görünüm kabul kriterleri</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0"/>
        <w:gridCol w:w="1450"/>
        <w:gridCol w:w="4500"/>
        <w:gridCol w:w="800"/>
        <w:gridCol w:w="2438"/>
      </w:tblGrid>
      <w:tr w:rsidR="00154594" w14:paraId="3D687200" w14:textId="77777777">
        <w:trPr>
          <w:cantSplit/>
          <w:tblHeader/>
          <w:jc w:val="center"/>
        </w:trPr>
        <w:tc>
          <w:tcPr>
            <w:tcW w:w="450" w:type="dxa"/>
            <w:shd w:val="clear" w:color="auto" w:fill="D9EDF7"/>
            <w:vAlign w:val="center"/>
          </w:tcPr>
          <w:p w14:paraId="6F032D06"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No</w:t>
            </w:r>
          </w:p>
        </w:tc>
        <w:tc>
          <w:tcPr>
            <w:tcW w:w="1450" w:type="dxa"/>
            <w:shd w:val="clear" w:color="auto" w:fill="D9EDF7"/>
            <w:vAlign w:val="center"/>
          </w:tcPr>
          <w:p w14:paraId="67E3212F"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Kusur</w:t>
            </w:r>
          </w:p>
        </w:tc>
        <w:tc>
          <w:tcPr>
            <w:tcW w:w="4500" w:type="dxa"/>
            <w:shd w:val="clear" w:color="auto" w:fill="D9EDF7"/>
            <w:vAlign w:val="center"/>
          </w:tcPr>
          <w:p w14:paraId="0F7CF865"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Kabul Kriteri</w:t>
            </w:r>
          </w:p>
        </w:tc>
        <w:tc>
          <w:tcPr>
            <w:tcW w:w="800" w:type="dxa"/>
            <w:shd w:val="clear" w:color="auto" w:fill="D9EDF7"/>
            <w:vAlign w:val="center"/>
          </w:tcPr>
          <w:p w14:paraId="4851F8E2"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Seviye</w:t>
            </w:r>
          </w:p>
        </w:tc>
        <w:tc>
          <w:tcPr>
            <w:tcW w:w="2438" w:type="dxa"/>
            <w:shd w:val="clear" w:color="auto" w:fill="D9EDF7"/>
            <w:vAlign w:val="center"/>
          </w:tcPr>
          <w:p w14:paraId="0BC5C6CE"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Örnek Görsel</w:t>
            </w:r>
          </w:p>
        </w:tc>
      </w:tr>
      <w:tr w:rsidR="00154594" w14:paraId="38E2FEAE" w14:textId="77777777">
        <w:trPr>
          <w:cantSplit/>
          <w:jc w:val="center"/>
        </w:trPr>
        <w:tc>
          <w:tcPr>
            <w:tcW w:w="450" w:type="dxa"/>
            <w:vAlign w:val="center"/>
          </w:tcPr>
          <w:p w14:paraId="6AEA476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w:t>
            </w:r>
          </w:p>
        </w:tc>
        <w:tc>
          <w:tcPr>
            <w:tcW w:w="1450" w:type="dxa"/>
            <w:vAlign w:val="center"/>
          </w:tcPr>
          <w:p w14:paraId="38C35A9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Çerçevede çizik</w:t>
            </w:r>
          </w:p>
        </w:tc>
        <w:tc>
          <w:tcPr>
            <w:tcW w:w="4500" w:type="dxa"/>
            <w:vAlign w:val="center"/>
          </w:tcPr>
          <w:p w14:paraId="39766696" w14:textId="77777777" w:rsidR="00154594" w:rsidRDefault="003622A6">
            <w:pPr>
              <w:widowControl/>
              <w:spacing w:before="20" w:after="20"/>
              <w:rPr>
                <w:rFonts w:ascii="Arial" w:eastAsia="Arial" w:hAnsi="Arial" w:cs="Arial"/>
                <w:sz w:val="18"/>
                <w:szCs w:val="18"/>
                <w:lang w:val="tr-TR"/>
              </w:rPr>
            </w:pPr>
            <w:r>
              <w:rPr>
                <w:rFonts w:ascii="Arial" w:eastAsia="Arial" w:hAnsi="Arial" w:cs="Arial"/>
                <w:b/>
                <w:bCs/>
                <w:sz w:val="18"/>
                <w:szCs w:val="18"/>
                <w:lang w:val="tr-TR"/>
              </w:rPr>
              <w:t>A yüzeyi (W ≤ 1 mm):</w:t>
            </w:r>
          </w:p>
          <w:p w14:paraId="0E4A504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96, 108, 120 hücreli modül: 40 mm &lt; L ≤ 60 mm, Q ≤ 2; 15 mm &lt; L ≤ 40 mm, Q ≤ 3; L ≤ 15 mm, Q ≤ 4 adet izin verilir.</w:t>
            </w:r>
          </w:p>
          <w:p w14:paraId="53F667B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132, 144, 156 hücreli modül: 40 mm &lt; L ≤ 60 mm, Q ≤ 3; 15 mm &lt; L ≤ 40 mm, Q ≤ 4; L ≤ 15 mm, Q ≤ 5 adet izin verilir.</w:t>
            </w:r>
          </w:p>
          <w:p w14:paraId="2EF5D2F7" w14:textId="77777777" w:rsidR="00154594" w:rsidRDefault="003622A6">
            <w:pPr>
              <w:widowControl/>
              <w:spacing w:before="20" w:after="20"/>
              <w:rPr>
                <w:rFonts w:ascii="Arial" w:eastAsia="Arial" w:hAnsi="Arial" w:cs="Arial"/>
                <w:sz w:val="18"/>
                <w:szCs w:val="18"/>
                <w:lang w:val="tr-TR"/>
              </w:rPr>
            </w:pPr>
            <w:r>
              <w:rPr>
                <w:rFonts w:ascii="Arial" w:eastAsia="Arial" w:hAnsi="Arial" w:cs="Arial"/>
                <w:b/>
                <w:bCs/>
                <w:sz w:val="18"/>
                <w:szCs w:val="18"/>
                <w:lang w:val="tr-TR"/>
              </w:rPr>
              <w:t>B ve C yüzeyi (W ≤ 1 mm):</w:t>
            </w:r>
          </w:p>
          <w:p w14:paraId="27AB0E6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96, 108, 120 hücreli modül: 60 mm &lt; L ≤ 70 mm, Q ≤ 1; 40 mm &lt; L ≤ 60 mm, Q ≤ 3; 20 mm &lt; L ≤ 40 mm, Q ≤ 4; L ≤ 20 mm, Q ≤ 5 adet izin verilir.</w:t>
            </w:r>
          </w:p>
          <w:p w14:paraId="6854092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132, 144, 156 hücreli modül: 60 mm &lt; L ≤ 70 mm, Q ≤ 2; 40 mm &lt; L ≤ 60 mm, Q ≤ 4; 20 mm &lt; L ≤ 40 mm, Q ≤ 5; L ≤ 20 mm, Q ≤ 6 adet izin verilir.</w:t>
            </w:r>
          </w:p>
        </w:tc>
        <w:tc>
          <w:tcPr>
            <w:tcW w:w="800" w:type="dxa"/>
            <w:vAlign w:val="center"/>
          </w:tcPr>
          <w:p w14:paraId="7AF06D3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MI</w:t>
            </w:r>
          </w:p>
        </w:tc>
        <w:tc>
          <w:tcPr>
            <w:tcW w:w="2438" w:type="dxa"/>
            <w:vAlign w:val="center"/>
          </w:tcPr>
          <w:p w14:paraId="749BCD52" w14:textId="77777777" w:rsidR="00154594" w:rsidRDefault="003622A6">
            <w:pPr>
              <w:widowControl/>
              <w:spacing w:before="40" w:after="40"/>
              <w:jc w:val="center"/>
            </w:pPr>
            <w:r>
              <w:rPr>
                <w:noProof/>
              </w:rPr>
              <w:drawing>
                <wp:inline distT="0" distB="0" distL="0" distR="0" wp14:anchorId="5369044B" wp14:editId="7ED6A695">
                  <wp:extent cx="957471" cy="1050000"/>
                  <wp:effectExtent l="0" t="0" r="0" b="0"/>
                  <wp:docPr id="9001" name="Resim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esim 9001"/>
                          <pic:cNvPicPr>
                            <a:picLocks noChangeAspect="1"/>
                          </pic:cNvPicPr>
                        </pic:nvPicPr>
                        <pic:blipFill>
                          <a:blip r:embed="rId11"/>
                          <a:stretch>
                            <a:fillRect/>
                          </a:stretch>
                        </pic:blipFill>
                        <pic:spPr>
                          <a:xfrm>
                            <a:off x="0" y="0"/>
                            <a:ext cx="957471" cy="1050000"/>
                          </a:xfrm>
                          <a:prstGeom prst="rect">
                            <a:avLst/>
                          </a:prstGeom>
                        </pic:spPr>
                      </pic:pic>
                    </a:graphicData>
                  </a:graphic>
                </wp:inline>
              </w:drawing>
            </w:r>
          </w:p>
          <w:p w14:paraId="1820AEEA" w14:textId="77777777" w:rsidR="00154594" w:rsidRDefault="003622A6">
            <w:pPr>
              <w:widowControl/>
              <w:spacing w:before="40" w:after="40"/>
              <w:jc w:val="center"/>
            </w:pPr>
            <w:r>
              <w:rPr>
                <w:noProof/>
              </w:rPr>
              <w:drawing>
                <wp:inline distT="0" distB="0" distL="0" distR="0" wp14:anchorId="0BC18D34" wp14:editId="1B52CD19">
                  <wp:extent cx="1400000" cy="568976"/>
                  <wp:effectExtent l="0" t="0" r="0" b="0"/>
                  <wp:docPr id="9002" name="Resim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esim 9002"/>
                          <pic:cNvPicPr>
                            <a:picLocks noChangeAspect="1"/>
                          </pic:cNvPicPr>
                        </pic:nvPicPr>
                        <pic:blipFill>
                          <a:blip r:embed="rId12"/>
                          <a:stretch>
                            <a:fillRect/>
                          </a:stretch>
                        </pic:blipFill>
                        <pic:spPr>
                          <a:xfrm>
                            <a:off x="0" y="0"/>
                            <a:ext cx="1400000" cy="568976"/>
                          </a:xfrm>
                          <a:prstGeom prst="rect">
                            <a:avLst/>
                          </a:prstGeom>
                        </pic:spPr>
                      </pic:pic>
                    </a:graphicData>
                  </a:graphic>
                </wp:inline>
              </w:drawing>
            </w:r>
          </w:p>
        </w:tc>
      </w:tr>
      <w:tr w:rsidR="00154594" w14:paraId="097C636D" w14:textId="77777777">
        <w:trPr>
          <w:cantSplit/>
          <w:jc w:val="center"/>
        </w:trPr>
        <w:tc>
          <w:tcPr>
            <w:tcW w:w="450" w:type="dxa"/>
            <w:vAlign w:val="center"/>
          </w:tcPr>
          <w:p w14:paraId="7751317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w:t>
            </w:r>
          </w:p>
        </w:tc>
        <w:tc>
          <w:tcPr>
            <w:tcW w:w="1450" w:type="dxa"/>
            <w:vAlign w:val="center"/>
          </w:tcPr>
          <w:p w14:paraId="00E3EE1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Çerçevede oksitlenme / oyuk</w:t>
            </w:r>
          </w:p>
        </w:tc>
        <w:tc>
          <w:tcPr>
            <w:tcW w:w="4500" w:type="dxa"/>
            <w:vAlign w:val="center"/>
          </w:tcPr>
          <w:p w14:paraId="43328B7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 ≤ 12 mm² (A, B ve C yüzeyleri için).</w:t>
            </w:r>
          </w:p>
        </w:tc>
        <w:tc>
          <w:tcPr>
            <w:tcW w:w="800" w:type="dxa"/>
            <w:vAlign w:val="center"/>
          </w:tcPr>
          <w:p w14:paraId="051CAE7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MI</w:t>
            </w:r>
          </w:p>
        </w:tc>
        <w:tc>
          <w:tcPr>
            <w:tcW w:w="2438" w:type="dxa"/>
            <w:vAlign w:val="center"/>
          </w:tcPr>
          <w:p w14:paraId="385E01EB" w14:textId="77777777" w:rsidR="00154594" w:rsidRDefault="003622A6">
            <w:pPr>
              <w:widowControl/>
              <w:spacing w:before="40" w:after="40"/>
              <w:jc w:val="center"/>
            </w:pPr>
            <w:r>
              <w:rPr>
                <w:noProof/>
              </w:rPr>
              <w:drawing>
                <wp:inline distT="0" distB="0" distL="0" distR="0" wp14:anchorId="5292FD51" wp14:editId="6C0CDFF8">
                  <wp:extent cx="1400000" cy="747458"/>
                  <wp:effectExtent l="0" t="0" r="0" b="0"/>
                  <wp:docPr id="9003" name="Resim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Resim 9003"/>
                          <pic:cNvPicPr>
                            <a:picLocks noChangeAspect="1"/>
                          </pic:cNvPicPr>
                        </pic:nvPicPr>
                        <pic:blipFill>
                          <a:blip r:embed="rId13"/>
                          <a:stretch>
                            <a:fillRect/>
                          </a:stretch>
                        </pic:blipFill>
                        <pic:spPr>
                          <a:xfrm>
                            <a:off x="0" y="0"/>
                            <a:ext cx="1400000" cy="747458"/>
                          </a:xfrm>
                          <a:prstGeom prst="rect">
                            <a:avLst/>
                          </a:prstGeom>
                        </pic:spPr>
                      </pic:pic>
                    </a:graphicData>
                  </a:graphic>
                </wp:inline>
              </w:drawing>
            </w:r>
          </w:p>
        </w:tc>
      </w:tr>
      <w:tr w:rsidR="00154594" w14:paraId="08D1415F" w14:textId="77777777">
        <w:trPr>
          <w:cantSplit/>
          <w:jc w:val="center"/>
        </w:trPr>
        <w:tc>
          <w:tcPr>
            <w:tcW w:w="450" w:type="dxa"/>
            <w:vAlign w:val="center"/>
          </w:tcPr>
          <w:p w14:paraId="03FEF1E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w:t>
            </w:r>
          </w:p>
        </w:tc>
        <w:tc>
          <w:tcPr>
            <w:tcW w:w="1450" w:type="dxa"/>
            <w:vAlign w:val="center"/>
          </w:tcPr>
          <w:p w14:paraId="6693630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Görsel kontrol ve doku</w:t>
            </w:r>
          </w:p>
        </w:tc>
        <w:tc>
          <w:tcPr>
            <w:tcW w:w="4500" w:type="dxa"/>
            <w:vAlign w:val="center"/>
          </w:tcPr>
          <w:p w14:paraId="3F4A757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1) Şekil, boyut, montaj ve (alüminyumda) topraklama deliği konumu teknik çizime uymalıdır.</w:t>
            </w:r>
          </w:p>
          <w:p w14:paraId="2688DDA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2) Yamulma, çukurlaşma ve desen farklılıklarına izin verilmez.</w:t>
            </w:r>
          </w:p>
          <w:p w14:paraId="6BAC027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3) Belirgin renk farklılığı olmamalıdır.</w:t>
            </w:r>
          </w:p>
        </w:tc>
        <w:tc>
          <w:tcPr>
            <w:tcW w:w="800" w:type="dxa"/>
            <w:vAlign w:val="center"/>
          </w:tcPr>
          <w:p w14:paraId="40E7954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MI</w:t>
            </w:r>
          </w:p>
        </w:tc>
        <w:tc>
          <w:tcPr>
            <w:tcW w:w="2438" w:type="dxa"/>
            <w:vAlign w:val="center"/>
          </w:tcPr>
          <w:p w14:paraId="0F569CFD" w14:textId="77777777" w:rsidR="00154594" w:rsidRDefault="003622A6">
            <w:pPr>
              <w:widowControl/>
              <w:spacing w:before="40" w:after="40"/>
              <w:jc w:val="center"/>
            </w:pPr>
            <w:r>
              <w:rPr>
                <w:noProof/>
              </w:rPr>
              <w:drawing>
                <wp:inline distT="0" distB="0" distL="0" distR="0" wp14:anchorId="44F91B3D" wp14:editId="2396CD9A">
                  <wp:extent cx="466027" cy="1050000"/>
                  <wp:effectExtent l="0" t="0" r="0" b="0"/>
                  <wp:docPr id="9004" name="Resim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Resim 9004"/>
                          <pic:cNvPicPr>
                            <a:picLocks noChangeAspect="1"/>
                          </pic:cNvPicPr>
                        </pic:nvPicPr>
                        <pic:blipFill>
                          <a:blip r:embed="rId14"/>
                          <a:stretch>
                            <a:fillRect/>
                          </a:stretch>
                        </pic:blipFill>
                        <pic:spPr>
                          <a:xfrm>
                            <a:off x="0" y="0"/>
                            <a:ext cx="466027" cy="1050000"/>
                          </a:xfrm>
                          <a:prstGeom prst="rect">
                            <a:avLst/>
                          </a:prstGeom>
                        </pic:spPr>
                      </pic:pic>
                    </a:graphicData>
                  </a:graphic>
                </wp:inline>
              </w:drawing>
            </w:r>
          </w:p>
        </w:tc>
      </w:tr>
      <w:tr w:rsidR="00154594" w14:paraId="26A65263" w14:textId="77777777">
        <w:trPr>
          <w:cantSplit/>
          <w:jc w:val="center"/>
        </w:trPr>
        <w:tc>
          <w:tcPr>
            <w:tcW w:w="450" w:type="dxa"/>
            <w:vAlign w:val="center"/>
          </w:tcPr>
          <w:p w14:paraId="5EC59A7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w:t>
            </w:r>
          </w:p>
        </w:tc>
        <w:tc>
          <w:tcPr>
            <w:tcW w:w="1450" w:type="dxa"/>
            <w:vAlign w:val="center"/>
          </w:tcPr>
          <w:p w14:paraId="5DC4004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Drenaj deliği</w:t>
            </w:r>
          </w:p>
        </w:tc>
        <w:tc>
          <w:tcPr>
            <w:tcW w:w="4500" w:type="dxa"/>
            <w:vAlign w:val="center"/>
          </w:tcPr>
          <w:p w14:paraId="434C7CD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Drenaj deliği eksikliğine izin verilmez. Pozisyon sapması ≤ 5 mm, boyut sapması ≤ 0,5 mm.</w:t>
            </w:r>
          </w:p>
        </w:tc>
        <w:tc>
          <w:tcPr>
            <w:tcW w:w="800" w:type="dxa"/>
            <w:vAlign w:val="center"/>
          </w:tcPr>
          <w:p w14:paraId="685E090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MA</w:t>
            </w:r>
          </w:p>
        </w:tc>
        <w:tc>
          <w:tcPr>
            <w:tcW w:w="2438" w:type="dxa"/>
            <w:vAlign w:val="center"/>
          </w:tcPr>
          <w:p w14:paraId="7A8DA2AA" w14:textId="77777777" w:rsidR="00154594" w:rsidRDefault="003622A6">
            <w:pPr>
              <w:widowControl/>
              <w:spacing w:before="40" w:after="40"/>
              <w:jc w:val="center"/>
            </w:pPr>
            <w:r>
              <w:rPr>
                <w:noProof/>
              </w:rPr>
              <w:drawing>
                <wp:inline distT="0" distB="0" distL="0" distR="0" wp14:anchorId="6B5A49A3" wp14:editId="01C7D101">
                  <wp:extent cx="867064" cy="1050000"/>
                  <wp:effectExtent l="0" t="0" r="0" b="0"/>
                  <wp:docPr id="9005" name="Resim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Resim 9005"/>
                          <pic:cNvPicPr>
                            <a:picLocks noChangeAspect="1"/>
                          </pic:cNvPicPr>
                        </pic:nvPicPr>
                        <pic:blipFill>
                          <a:blip r:embed="rId15"/>
                          <a:stretch>
                            <a:fillRect/>
                          </a:stretch>
                        </pic:blipFill>
                        <pic:spPr>
                          <a:xfrm>
                            <a:off x="0" y="0"/>
                            <a:ext cx="867064" cy="1050000"/>
                          </a:xfrm>
                          <a:prstGeom prst="rect">
                            <a:avLst/>
                          </a:prstGeom>
                        </pic:spPr>
                      </pic:pic>
                    </a:graphicData>
                  </a:graphic>
                </wp:inline>
              </w:drawing>
            </w:r>
          </w:p>
        </w:tc>
      </w:tr>
      <w:tr w:rsidR="00154594" w14:paraId="085E4BAA" w14:textId="77777777">
        <w:trPr>
          <w:cantSplit/>
          <w:jc w:val="center"/>
        </w:trPr>
        <w:tc>
          <w:tcPr>
            <w:tcW w:w="450" w:type="dxa"/>
            <w:vAlign w:val="center"/>
          </w:tcPr>
          <w:p w14:paraId="55B378E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lastRenderedPageBreak/>
              <w:t>5</w:t>
            </w:r>
          </w:p>
        </w:tc>
        <w:tc>
          <w:tcPr>
            <w:tcW w:w="1450" w:type="dxa"/>
            <w:vAlign w:val="center"/>
          </w:tcPr>
          <w:p w14:paraId="6132270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Topraklama deliği</w:t>
            </w:r>
          </w:p>
        </w:tc>
        <w:tc>
          <w:tcPr>
            <w:tcW w:w="4500" w:type="dxa"/>
            <w:vAlign w:val="center"/>
          </w:tcPr>
          <w:p w14:paraId="5C114EED" w14:textId="77777777" w:rsidR="00154594" w:rsidRDefault="003622A6">
            <w:pPr>
              <w:widowControl/>
              <w:spacing w:before="20" w:after="20"/>
              <w:rPr>
                <w:rFonts w:ascii="Arial" w:eastAsia="Arial" w:hAnsi="Arial" w:cs="Arial"/>
                <w:sz w:val="18"/>
                <w:szCs w:val="18"/>
                <w:lang w:val="tr-TR"/>
              </w:rPr>
            </w:pPr>
            <w:r>
              <w:rPr>
                <w:rFonts w:ascii="Arial" w:eastAsia="Arial" w:hAnsi="Arial" w:cs="Arial"/>
                <w:b/>
                <w:bCs/>
                <w:sz w:val="18"/>
                <w:szCs w:val="18"/>
                <w:lang w:val="tr-TR"/>
              </w:rPr>
              <w:t>Alüminyum:</w:t>
            </w:r>
            <w:r>
              <w:rPr>
                <w:rFonts w:ascii="Arial" w:eastAsia="Arial" w:hAnsi="Arial" w:cs="Arial"/>
                <w:sz w:val="18"/>
                <w:szCs w:val="18"/>
                <w:lang w:val="tr-TR"/>
              </w:rPr>
              <w:t xml:space="preserve"> 1) Topraklama deliği ve işareti bulunmalıdır. 2) Deliğin yabancı maddeyle tıkalı olmasına veya topraklamayı engelleyecek herhangi bir unsurun (kaplama vb.) bulunmasına izin verilmez.</w:t>
            </w:r>
          </w:p>
          <w:p w14:paraId="1F0DCA31" w14:textId="77777777" w:rsidR="00154594" w:rsidRDefault="003622A6">
            <w:pPr>
              <w:widowControl/>
              <w:spacing w:before="20" w:after="20"/>
              <w:rPr>
                <w:rFonts w:ascii="Arial" w:eastAsia="Arial" w:hAnsi="Arial" w:cs="Arial"/>
                <w:sz w:val="18"/>
                <w:szCs w:val="18"/>
                <w:lang w:val="tr-TR"/>
              </w:rPr>
            </w:pPr>
            <w:r>
              <w:rPr>
                <w:rFonts w:ascii="Arial" w:eastAsia="Arial" w:hAnsi="Arial" w:cs="Arial"/>
                <w:b/>
                <w:bCs/>
                <w:sz w:val="18"/>
                <w:szCs w:val="18"/>
                <w:lang w:val="tr-TR"/>
              </w:rPr>
              <w:t>Kompozit:</w:t>
            </w:r>
            <w:r>
              <w:rPr>
                <w:rFonts w:ascii="Arial" w:eastAsia="Arial" w:hAnsi="Arial" w:cs="Arial"/>
                <w:sz w:val="18"/>
                <w:szCs w:val="18"/>
                <w:lang w:val="tr-TR"/>
              </w:rPr>
              <w:t xml:space="preserve"> Topraklama deliği bulunmaz; bu madde uygulanmaz.</w:t>
            </w:r>
          </w:p>
        </w:tc>
        <w:tc>
          <w:tcPr>
            <w:tcW w:w="800" w:type="dxa"/>
            <w:vAlign w:val="center"/>
          </w:tcPr>
          <w:p w14:paraId="6F12897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MA</w:t>
            </w:r>
          </w:p>
        </w:tc>
        <w:tc>
          <w:tcPr>
            <w:tcW w:w="2438" w:type="dxa"/>
            <w:vAlign w:val="center"/>
          </w:tcPr>
          <w:p w14:paraId="352FDDD7" w14:textId="77777777" w:rsidR="00154594" w:rsidRDefault="003622A6">
            <w:pPr>
              <w:widowControl/>
              <w:spacing w:before="40" w:after="40"/>
              <w:jc w:val="center"/>
            </w:pPr>
            <w:r>
              <w:rPr>
                <w:noProof/>
              </w:rPr>
              <w:drawing>
                <wp:inline distT="0" distB="0" distL="0" distR="0" wp14:anchorId="69A9BE4C" wp14:editId="2FF64686">
                  <wp:extent cx="1022727" cy="1050000"/>
                  <wp:effectExtent l="0" t="0" r="0" b="0"/>
                  <wp:docPr id="9006" name="Resim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Resim 9006"/>
                          <pic:cNvPicPr>
                            <a:picLocks noChangeAspect="1"/>
                          </pic:cNvPicPr>
                        </pic:nvPicPr>
                        <pic:blipFill>
                          <a:blip r:embed="rId16"/>
                          <a:stretch>
                            <a:fillRect/>
                          </a:stretch>
                        </pic:blipFill>
                        <pic:spPr>
                          <a:xfrm>
                            <a:off x="0" y="0"/>
                            <a:ext cx="1022727" cy="1050000"/>
                          </a:xfrm>
                          <a:prstGeom prst="rect">
                            <a:avLst/>
                          </a:prstGeom>
                        </pic:spPr>
                      </pic:pic>
                    </a:graphicData>
                  </a:graphic>
                </wp:inline>
              </w:drawing>
            </w:r>
          </w:p>
        </w:tc>
      </w:tr>
      <w:tr w:rsidR="00154594" w14:paraId="2A1F6A5F" w14:textId="77777777">
        <w:trPr>
          <w:cantSplit/>
          <w:jc w:val="center"/>
        </w:trPr>
        <w:tc>
          <w:tcPr>
            <w:tcW w:w="450" w:type="dxa"/>
            <w:vAlign w:val="center"/>
          </w:tcPr>
          <w:p w14:paraId="248961F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6</w:t>
            </w:r>
          </w:p>
        </w:tc>
        <w:tc>
          <w:tcPr>
            <w:tcW w:w="1450" w:type="dxa"/>
            <w:vAlign w:val="center"/>
          </w:tcPr>
          <w:p w14:paraId="45803D3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Kabarcık</w:t>
            </w:r>
          </w:p>
        </w:tc>
        <w:tc>
          <w:tcPr>
            <w:tcW w:w="4500" w:type="dxa"/>
            <w:vAlign w:val="center"/>
          </w:tcPr>
          <w:p w14:paraId="63B828F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Kabul edilmez.</w:t>
            </w:r>
          </w:p>
        </w:tc>
        <w:tc>
          <w:tcPr>
            <w:tcW w:w="800" w:type="dxa"/>
            <w:vAlign w:val="center"/>
          </w:tcPr>
          <w:p w14:paraId="2B084CF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2438" w:type="dxa"/>
            <w:vAlign w:val="center"/>
          </w:tcPr>
          <w:p w14:paraId="787E8E20" w14:textId="77777777" w:rsidR="00154594" w:rsidRDefault="003622A6">
            <w:pPr>
              <w:widowControl/>
              <w:spacing w:before="40" w:after="40"/>
              <w:jc w:val="center"/>
            </w:pPr>
            <w:r>
              <w:rPr>
                <w:noProof/>
              </w:rPr>
              <w:drawing>
                <wp:inline distT="0" distB="0" distL="0" distR="0" wp14:anchorId="15FC5627" wp14:editId="0C81D6FC">
                  <wp:extent cx="1113942" cy="1050000"/>
                  <wp:effectExtent l="0" t="0" r="0" b="0"/>
                  <wp:docPr id="9007" name="Resim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Resim 9007"/>
                          <pic:cNvPicPr>
                            <a:picLocks noChangeAspect="1"/>
                          </pic:cNvPicPr>
                        </pic:nvPicPr>
                        <pic:blipFill>
                          <a:blip r:embed="rId17"/>
                          <a:stretch>
                            <a:fillRect/>
                          </a:stretch>
                        </pic:blipFill>
                        <pic:spPr>
                          <a:xfrm>
                            <a:off x="0" y="0"/>
                            <a:ext cx="1113942" cy="1050000"/>
                          </a:xfrm>
                          <a:prstGeom prst="rect">
                            <a:avLst/>
                          </a:prstGeom>
                        </pic:spPr>
                      </pic:pic>
                    </a:graphicData>
                  </a:graphic>
                </wp:inline>
              </w:drawing>
            </w:r>
          </w:p>
        </w:tc>
      </w:tr>
      <w:tr w:rsidR="00154594" w14:paraId="2327AA77" w14:textId="77777777">
        <w:trPr>
          <w:cantSplit/>
          <w:jc w:val="center"/>
        </w:trPr>
        <w:tc>
          <w:tcPr>
            <w:tcW w:w="450" w:type="dxa"/>
            <w:vAlign w:val="center"/>
          </w:tcPr>
          <w:p w14:paraId="1240850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7</w:t>
            </w:r>
          </w:p>
        </w:tc>
        <w:tc>
          <w:tcPr>
            <w:tcW w:w="1450" w:type="dxa"/>
            <w:vAlign w:val="center"/>
          </w:tcPr>
          <w:p w14:paraId="503BE7B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Akma</w:t>
            </w:r>
          </w:p>
        </w:tc>
        <w:tc>
          <w:tcPr>
            <w:tcW w:w="4500" w:type="dxa"/>
            <w:vAlign w:val="center"/>
          </w:tcPr>
          <w:p w14:paraId="2535E5C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Kabul edilmez.</w:t>
            </w:r>
          </w:p>
        </w:tc>
        <w:tc>
          <w:tcPr>
            <w:tcW w:w="800" w:type="dxa"/>
            <w:vAlign w:val="center"/>
          </w:tcPr>
          <w:p w14:paraId="1FBBB10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2438" w:type="dxa"/>
            <w:vAlign w:val="center"/>
          </w:tcPr>
          <w:p w14:paraId="7E83D8F8" w14:textId="77777777" w:rsidR="00154594" w:rsidRDefault="003622A6">
            <w:pPr>
              <w:widowControl/>
              <w:spacing w:before="40" w:after="40"/>
              <w:jc w:val="center"/>
            </w:pPr>
            <w:r>
              <w:rPr>
                <w:noProof/>
              </w:rPr>
              <w:drawing>
                <wp:inline distT="0" distB="0" distL="0" distR="0" wp14:anchorId="6C213997" wp14:editId="51AB50F6">
                  <wp:extent cx="1173821" cy="1050000"/>
                  <wp:effectExtent l="0" t="0" r="0" b="0"/>
                  <wp:docPr id="9008" name="Resim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Resim 9008"/>
                          <pic:cNvPicPr>
                            <a:picLocks noChangeAspect="1"/>
                          </pic:cNvPicPr>
                        </pic:nvPicPr>
                        <pic:blipFill>
                          <a:blip r:embed="rId18"/>
                          <a:stretch>
                            <a:fillRect/>
                          </a:stretch>
                        </pic:blipFill>
                        <pic:spPr>
                          <a:xfrm>
                            <a:off x="0" y="0"/>
                            <a:ext cx="1173821" cy="1050000"/>
                          </a:xfrm>
                          <a:prstGeom prst="rect">
                            <a:avLst/>
                          </a:prstGeom>
                        </pic:spPr>
                      </pic:pic>
                    </a:graphicData>
                  </a:graphic>
                </wp:inline>
              </w:drawing>
            </w:r>
          </w:p>
        </w:tc>
      </w:tr>
      <w:tr w:rsidR="00154594" w14:paraId="7AE78DEC" w14:textId="77777777">
        <w:trPr>
          <w:cantSplit/>
          <w:jc w:val="center"/>
        </w:trPr>
        <w:tc>
          <w:tcPr>
            <w:tcW w:w="450" w:type="dxa"/>
            <w:vAlign w:val="center"/>
          </w:tcPr>
          <w:p w14:paraId="43C3612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8</w:t>
            </w:r>
          </w:p>
        </w:tc>
        <w:tc>
          <w:tcPr>
            <w:tcW w:w="1450" w:type="dxa"/>
            <w:vAlign w:val="center"/>
          </w:tcPr>
          <w:p w14:paraId="39742CA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Çerçeve kirliliği</w:t>
            </w:r>
          </w:p>
        </w:tc>
        <w:tc>
          <w:tcPr>
            <w:tcW w:w="4500" w:type="dxa"/>
            <w:vAlign w:val="center"/>
          </w:tcPr>
          <w:p w14:paraId="38E0ED3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1) Temizlenemeyen lekeler 1 m’den görünmüyorsa izin verilir.</w:t>
            </w:r>
          </w:p>
          <w:p w14:paraId="27F815F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2) A ve B yüzeyinde: A ≤ 5 mm² izin verilir.</w:t>
            </w:r>
          </w:p>
          <w:p w14:paraId="736F822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3) C yüzeyinde: A ≤ 10 mm², Q ≤ 2 adet izin verilir.</w:t>
            </w:r>
          </w:p>
        </w:tc>
        <w:tc>
          <w:tcPr>
            <w:tcW w:w="800" w:type="dxa"/>
            <w:vAlign w:val="center"/>
          </w:tcPr>
          <w:p w14:paraId="17E1728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MI</w:t>
            </w:r>
          </w:p>
        </w:tc>
        <w:tc>
          <w:tcPr>
            <w:tcW w:w="2438" w:type="dxa"/>
            <w:vAlign w:val="center"/>
          </w:tcPr>
          <w:p w14:paraId="3EF29269" w14:textId="77777777" w:rsidR="00154594" w:rsidRDefault="003622A6">
            <w:pPr>
              <w:widowControl/>
              <w:spacing w:before="40" w:after="40"/>
              <w:jc w:val="center"/>
            </w:pPr>
            <w:r>
              <w:rPr>
                <w:noProof/>
              </w:rPr>
              <w:drawing>
                <wp:inline distT="0" distB="0" distL="0" distR="0" wp14:anchorId="344DD7FE" wp14:editId="2963F0F5">
                  <wp:extent cx="1400000" cy="1033609"/>
                  <wp:effectExtent l="0" t="0" r="0" b="0"/>
                  <wp:docPr id="9009" name="Resim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Resim 9009"/>
                          <pic:cNvPicPr>
                            <a:picLocks noChangeAspect="1"/>
                          </pic:cNvPicPr>
                        </pic:nvPicPr>
                        <pic:blipFill>
                          <a:blip r:embed="rId19"/>
                          <a:stretch>
                            <a:fillRect/>
                          </a:stretch>
                        </pic:blipFill>
                        <pic:spPr>
                          <a:xfrm>
                            <a:off x="0" y="0"/>
                            <a:ext cx="1400000" cy="1033609"/>
                          </a:xfrm>
                          <a:prstGeom prst="rect">
                            <a:avLst/>
                          </a:prstGeom>
                        </pic:spPr>
                      </pic:pic>
                    </a:graphicData>
                  </a:graphic>
                </wp:inline>
              </w:drawing>
            </w:r>
          </w:p>
        </w:tc>
      </w:tr>
      <w:tr w:rsidR="00154594" w14:paraId="61F94942" w14:textId="77777777">
        <w:trPr>
          <w:cantSplit/>
          <w:jc w:val="center"/>
        </w:trPr>
        <w:tc>
          <w:tcPr>
            <w:tcW w:w="450" w:type="dxa"/>
            <w:vAlign w:val="center"/>
          </w:tcPr>
          <w:p w14:paraId="203C976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9</w:t>
            </w:r>
          </w:p>
        </w:tc>
        <w:tc>
          <w:tcPr>
            <w:tcW w:w="1450" w:type="dxa"/>
            <w:vAlign w:val="center"/>
          </w:tcPr>
          <w:p w14:paraId="4F88862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Boya / kaplama hasarı (siyah çerçeve)</w:t>
            </w:r>
          </w:p>
        </w:tc>
        <w:tc>
          <w:tcPr>
            <w:tcW w:w="4500" w:type="dxa"/>
            <w:vAlign w:val="center"/>
          </w:tcPr>
          <w:p w14:paraId="438F9A8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Yüzeysel boya hasarında A ≤ 30 mm², çerçeve başına q ≤ 1, tüm panelde Q ≤ 2.</w:t>
            </w:r>
          </w:p>
        </w:tc>
        <w:tc>
          <w:tcPr>
            <w:tcW w:w="800" w:type="dxa"/>
            <w:vAlign w:val="center"/>
          </w:tcPr>
          <w:p w14:paraId="7727F964"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MI</w:t>
            </w:r>
          </w:p>
        </w:tc>
        <w:tc>
          <w:tcPr>
            <w:tcW w:w="2438" w:type="dxa"/>
            <w:vAlign w:val="center"/>
          </w:tcPr>
          <w:p w14:paraId="5397750D" w14:textId="77777777" w:rsidR="00154594" w:rsidRDefault="003622A6">
            <w:pPr>
              <w:widowControl/>
              <w:spacing w:before="40" w:after="40"/>
              <w:jc w:val="center"/>
            </w:pPr>
            <w:r>
              <w:rPr>
                <w:noProof/>
              </w:rPr>
              <w:drawing>
                <wp:inline distT="0" distB="0" distL="0" distR="0" wp14:anchorId="7A1FBDFE" wp14:editId="2EC8B50E">
                  <wp:extent cx="1163793" cy="1050000"/>
                  <wp:effectExtent l="0" t="0" r="0" b="0"/>
                  <wp:docPr id="9010" name="Resim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Resim 9010"/>
                          <pic:cNvPicPr>
                            <a:picLocks noChangeAspect="1"/>
                          </pic:cNvPicPr>
                        </pic:nvPicPr>
                        <pic:blipFill>
                          <a:blip r:embed="rId20"/>
                          <a:stretch>
                            <a:fillRect/>
                          </a:stretch>
                        </pic:blipFill>
                        <pic:spPr>
                          <a:xfrm>
                            <a:off x="0" y="0"/>
                            <a:ext cx="1163793" cy="1050000"/>
                          </a:xfrm>
                          <a:prstGeom prst="rect">
                            <a:avLst/>
                          </a:prstGeom>
                        </pic:spPr>
                      </pic:pic>
                    </a:graphicData>
                  </a:graphic>
                </wp:inline>
              </w:drawing>
            </w:r>
          </w:p>
          <w:p w14:paraId="74725A26" w14:textId="77777777" w:rsidR="00154594" w:rsidRDefault="003622A6">
            <w:pPr>
              <w:widowControl/>
              <w:spacing w:before="40" w:after="40"/>
              <w:jc w:val="center"/>
            </w:pPr>
            <w:r>
              <w:rPr>
                <w:noProof/>
              </w:rPr>
              <w:drawing>
                <wp:inline distT="0" distB="0" distL="0" distR="0" wp14:anchorId="64D6B69F" wp14:editId="1C28D81E">
                  <wp:extent cx="913823" cy="1050000"/>
                  <wp:effectExtent l="0" t="0" r="0" b="0"/>
                  <wp:docPr id="9011" name="Resim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Resim 9011"/>
                          <pic:cNvPicPr>
                            <a:picLocks noChangeAspect="1"/>
                          </pic:cNvPicPr>
                        </pic:nvPicPr>
                        <pic:blipFill>
                          <a:blip r:embed="rId21"/>
                          <a:stretch>
                            <a:fillRect/>
                          </a:stretch>
                        </pic:blipFill>
                        <pic:spPr>
                          <a:xfrm>
                            <a:off x="0" y="0"/>
                            <a:ext cx="913823" cy="1050000"/>
                          </a:xfrm>
                          <a:prstGeom prst="rect">
                            <a:avLst/>
                          </a:prstGeom>
                        </pic:spPr>
                      </pic:pic>
                    </a:graphicData>
                  </a:graphic>
                </wp:inline>
              </w:drawing>
            </w:r>
          </w:p>
        </w:tc>
      </w:tr>
      <w:tr w:rsidR="00154594" w14:paraId="5855FB30" w14:textId="77777777">
        <w:trPr>
          <w:cantSplit/>
          <w:jc w:val="center"/>
        </w:trPr>
        <w:tc>
          <w:tcPr>
            <w:tcW w:w="450" w:type="dxa"/>
            <w:vAlign w:val="center"/>
          </w:tcPr>
          <w:p w14:paraId="337C40B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10</w:t>
            </w:r>
          </w:p>
        </w:tc>
        <w:tc>
          <w:tcPr>
            <w:tcW w:w="1450" w:type="dxa"/>
            <w:vAlign w:val="center"/>
          </w:tcPr>
          <w:p w14:paraId="40CBA13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Su lekesi</w:t>
            </w:r>
          </w:p>
        </w:tc>
        <w:tc>
          <w:tcPr>
            <w:tcW w:w="4500" w:type="dxa"/>
            <w:vAlign w:val="center"/>
          </w:tcPr>
          <w:p w14:paraId="5EF4BB0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İzin verilmez.</w:t>
            </w:r>
          </w:p>
        </w:tc>
        <w:tc>
          <w:tcPr>
            <w:tcW w:w="800" w:type="dxa"/>
            <w:vAlign w:val="center"/>
          </w:tcPr>
          <w:p w14:paraId="6DB80C0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2438" w:type="dxa"/>
            <w:vAlign w:val="center"/>
          </w:tcPr>
          <w:p w14:paraId="48B163FF" w14:textId="77777777" w:rsidR="00154594" w:rsidRDefault="003622A6">
            <w:pPr>
              <w:widowControl/>
              <w:spacing w:before="40" w:after="40"/>
              <w:jc w:val="center"/>
            </w:pPr>
            <w:r>
              <w:rPr>
                <w:noProof/>
              </w:rPr>
              <w:drawing>
                <wp:inline distT="0" distB="0" distL="0" distR="0" wp14:anchorId="65F7AF05" wp14:editId="6A022E87">
                  <wp:extent cx="1400000" cy="780645"/>
                  <wp:effectExtent l="0" t="0" r="0" b="0"/>
                  <wp:docPr id="9012" name="Resim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Resim 9012"/>
                          <pic:cNvPicPr>
                            <a:picLocks noChangeAspect="1"/>
                          </pic:cNvPicPr>
                        </pic:nvPicPr>
                        <pic:blipFill>
                          <a:blip r:embed="rId22"/>
                          <a:stretch>
                            <a:fillRect/>
                          </a:stretch>
                        </pic:blipFill>
                        <pic:spPr>
                          <a:xfrm>
                            <a:off x="0" y="0"/>
                            <a:ext cx="1400000" cy="780645"/>
                          </a:xfrm>
                          <a:prstGeom prst="rect">
                            <a:avLst/>
                          </a:prstGeom>
                        </pic:spPr>
                      </pic:pic>
                    </a:graphicData>
                  </a:graphic>
                </wp:inline>
              </w:drawing>
            </w:r>
          </w:p>
        </w:tc>
      </w:tr>
    </w:tbl>
    <w:p w14:paraId="75923A33" w14:textId="77777777" w:rsidR="00154594" w:rsidRDefault="003622A6">
      <w:pPr>
        <w:widowControl/>
        <w:spacing w:before="160" w:after="120" w:line="264" w:lineRule="auto"/>
        <w:jc w:val="both"/>
        <w:rPr>
          <w:rFonts w:ascii="Arial" w:eastAsia="Arial" w:hAnsi="Arial" w:cs="Arial"/>
          <w:sz w:val="18"/>
          <w:szCs w:val="18"/>
          <w:lang w:val="tr-TR"/>
        </w:rPr>
      </w:pPr>
      <w:r>
        <w:rPr>
          <w:rFonts w:ascii="Arial" w:eastAsia="Arial" w:hAnsi="Arial" w:cs="Arial"/>
          <w:sz w:val="18"/>
          <w:szCs w:val="18"/>
          <w:lang w:val="tr-TR"/>
        </w:rPr>
        <w:t>Not: “Seviye” sütunu EN.KL-KP-04’teki kusur seviyesini gösterir; “—” olan kusurlar kontrol planında ayrıca sınıflandırılmamıştır.</w:t>
      </w:r>
    </w:p>
    <w:p w14:paraId="05CFA799"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0" w:name="_Toc242444434"/>
      <w:r>
        <w:rPr>
          <w:rFonts w:ascii="Arial" w:eastAsia="Arial" w:hAnsi="Arial" w:cs="Arial"/>
          <w:b/>
          <w:bCs/>
          <w:sz w:val="20"/>
          <w:szCs w:val="20"/>
          <w:lang w:val="tr-TR"/>
        </w:rPr>
        <w:t>5.3</w:t>
        <w:tab/>
        <w:t>Boyut ve Toleranslar</w:t>
      </w:r>
      <w:bookmarkEnd w:id="10"/>
    </w:p>
    <w:p w14:paraId="0A5D4FCF"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 xml:space="preserve">Çerçeveler teknik çizimlerde belirtilen ölçü ve toleranslara birebir uymalıdır. Çerçeveler, şartnamenin eki olarak paylaşılan çerçeve çizimlerine göre tedarik edilir ve kontrol edilir. Teknik çizimde tolerans verilmeyen ölçülerde </w:t>
        <w:lastRenderedPageBreak/>
        <w:t>EN 755-9 genel toleransları uygulanır. Kaplamadan kaynaklanan ölçü farkı montajı ve kullanımı etkilememelidir.</w:t>
      </w:r>
    </w:p>
    <w:p w14:paraId="38CB66A8"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Boyut toleransları her iki çerçeve türü için ortaktır ve Çizelge 6’da verilmiştir.</w:t>
      </w:r>
    </w:p>
    <w:p w14:paraId="6E2E062F"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6 – Boyut toleransları</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0"/>
        <w:gridCol w:w="2500"/>
        <w:gridCol w:w="4588"/>
        <w:gridCol w:w="2100"/>
      </w:tblGrid>
      <w:tr w:rsidR="00154594" w14:paraId="0A7EDC17" w14:textId="77777777">
        <w:trPr>
          <w:cantSplit/>
          <w:tblHeader/>
          <w:jc w:val="center"/>
        </w:trPr>
        <w:tc>
          <w:tcPr>
            <w:tcW w:w="450" w:type="dxa"/>
            <w:shd w:val="clear" w:color="auto" w:fill="D9EDF7"/>
            <w:vAlign w:val="center"/>
          </w:tcPr>
          <w:p w14:paraId="76B01A07"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No</w:t>
            </w:r>
          </w:p>
        </w:tc>
        <w:tc>
          <w:tcPr>
            <w:tcW w:w="2500" w:type="dxa"/>
            <w:shd w:val="clear" w:color="auto" w:fill="D9EDF7"/>
            <w:vAlign w:val="center"/>
          </w:tcPr>
          <w:p w14:paraId="5CE3808B"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Kontrol Kalemi</w:t>
            </w:r>
          </w:p>
        </w:tc>
        <w:tc>
          <w:tcPr>
            <w:tcW w:w="4588" w:type="dxa"/>
            <w:shd w:val="clear" w:color="auto" w:fill="D9EDF7"/>
            <w:vAlign w:val="center"/>
          </w:tcPr>
          <w:p w14:paraId="1EC73408"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Tolerans</w:t>
            </w:r>
          </w:p>
        </w:tc>
        <w:tc>
          <w:tcPr>
            <w:tcW w:w="2100" w:type="dxa"/>
            <w:shd w:val="clear" w:color="auto" w:fill="D9EDF7"/>
            <w:vAlign w:val="center"/>
          </w:tcPr>
          <w:p w14:paraId="5B23E115"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Kontrol Yöntemi</w:t>
            </w:r>
          </w:p>
        </w:tc>
      </w:tr>
      <w:tr w:rsidR="00154594" w14:paraId="113ADAB2" w14:textId="77777777">
        <w:trPr>
          <w:cantSplit/>
          <w:trHeight w:val="420"/>
          <w:jc w:val="center"/>
        </w:trPr>
        <w:tc>
          <w:tcPr>
            <w:tcW w:w="450" w:type="dxa"/>
            <w:vAlign w:val="center"/>
          </w:tcPr>
          <w:p w14:paraId="3FCE22B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w:t>
            </w:r>
          </w:p>
        </w:tc>
        <w:tc>
          <w:tcPr>
            <w:tcW w:w="2500" w:type="dxa"/>
            <w:vAlign w:val="center"/>
          </w:tcPr>
          <w:p w14:paraId="6215ACF3"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Çerçeve boyu</w:t>
            </w:r>
          </w:p>
        </w:tc>
        <w:tc>
          <w:tcPr>
            <w:tcW w:w="4588" w:type="dxa"/>
            <w:vAlign w:val="center"/>
          </w:tcPr>
          <w:p w14:paraId="7498DF82"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İlgili teknik çizimden kontrol edilir</w:t>
            </w:r>
          </w:p>
        </w:tc>
        <w:tc>
          <w:tcPr>
            <w:tcW w:w="2100" w:type="dxa"/>
            <w:vAlign w:val="center"/>
          </w:tcPr>
          <w:p w14:paraId="27C37A62"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Şerit metre, kumpas</w:t>
            </w:r>
          </w:p>
        </w:tc>
      </w:tr>
      <w:tr w:rsidR="00154594" w14:paraId="0DD53B4C" w14:textId="77777777">
        <w:trPr>
          <w:cantSplit/>
          <w:trHeight w:val="420"/>
          <w:jc w:val="center"/>
        </w:trPr>
        <w:tc>
          <w:tcPr>
            <w:tcW w:w="450" w:type="dxa"/>
            <w:vAlign w:val="center"/>
          </w:tcPr>
          <w:p w14:paraId="19E49105"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2</w:t>
            </w:r>
          </w:p>
        </w:tc>
        <w:tc>
          <w:tcPr>
            <w:tcW w:w="2500" w:type="dxa"/>
            <w:vAlign w:val="center"/>
          </w:tcPr>
          <w:p w14:paraId="709C22B0"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Gönye kesim açısı</w:t>
            </w:r>
          </w:p>
        </w:tc>
        <w:tc>
          <w:tcPr>
            <w:tcW w:w="4588" w:type="dxa"/>
            <w:vAlign w:val="center"/>
          </w:tcPr>
          <w:p w14:paraId="30EBAAC8"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İlgili teknik çizimden kontrol edilir</w:t>
            </w:r>
          </w:p>
        </w:tc>
        <w:tc>
          <w:tcPr>
            <w:tcW w:w="2100" w:type="dxa"/>
            <w:vAlign w:val="center"/>
          </w:tcPr>
          <w:p w14:paraId="5C038369"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Açı ölçer</w:t>
            </w:r>
          </w:p>
        </w:tc>
      </w:tr>
      <w:tr w:rsidR="00154594" w14:paraId="4C53956F" w14:textId="77777777">
        <w:trPr>
          <w:cantSplit/>
          <w:trHeight w:val="420"/>
          <w:jc w:val="center"/>
        </w:trPr>
        <w:tc>
          <w:tcPr>
            <w:tcW w:w="450" w:type="dxa"/>
            <w:vAlign w:val="center"/>
          </w:tcPr>
          <w:p w14:paraId="48509884"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3</w:t>
            </w:r>
          </w:p>
        </w:tc>
        <w:tc>
          <w:tcPr>
            <w:tcW w:w="2500" w:type="dxa"/>
            <w:vAlign w:val="center"/>
          </w:tcPr>
          <w:p w14:paraId="56F7EBD9"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Profil kesit açısı</w:t>
            </w:r>
          </w:p>
        </w:tc>
        <w:tc>
          <w:tcPr>
            <w:tcW w:w="4588" w:type="dxa"/>
            <w:vAlign w:val="center"/>
          </w:tcPr>
          <w:p w14:paraId="001FD341"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İlgili teknik çizimden kontrol edilir</w:t>
            </w:r>
          </w:p>
        </w:tc>
        <w:tc>
          <w:tcPr>
            <w:tcW w:w="2100" w:type="dxa"/>
            <w:vAlign w:val="center"/>
          </w:tcPr>
          <w:p w14:paraId="5FF81BE9"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Açı ölçer, gönye</w:t>
            </w:r>
          </w:p>
        </w:tc>
      </w:tr>
      <w:tr w:rsidR="00154594" w14:paraId="7456E137" w14:textId="77777777">
        <w:trPr>
          <w:cantSplit/>
          <w:trHeight w:val="420"/>
          <w:jc w:val="center"/>
        </w:trPr>
        <w:tc>
          <w:tcPr>
            <w:tcW w:w="450" w:type="dxa"/>
            <w:vAlign w:val="center"/>
          </w:tcPr>
          <w:p w14:paraId="3D9898B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4</w:t>
            </w:r>
          </w:p>
        </w:tc>
        <w:tc>
          <w:tcPr>
            <w:tcW w:w="2500" w:type="dxa"/>
            <w:vAlign w:val="center"/>
          </w:tcPr>
          <w:p w14:paraId="22288D90"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Gönye kesim dikliği</w:t>
            </w:r>
          </w:p>
        </w:tc>
        <w:tc>
          <w:tcPr>
            <w:tcW w:w="4588" w:type="dxa"/>
            <w:vAlign w:val="center"/>
          </w:tcPr>
          <w:p w14:paraId="08CB8D4E"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B yüzeyi gönye kesim dikliği ve C yüzeyi diklik sapması ≤ 0,5 mm</w:t>
            </w:r>
          </w:p>
        </w:tc>
        <w:tc>
          <w:tcPr>
            <w:tcW w:w="2100" w:type="dxa"/>
            <w:vAlign w:val="center"/>
          </w:tcPr>
          <w:p w14:paraId="03F8A176"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Gönye</w:t>
            </w:r>
          </w:p>
        </w:tc>
      </w:tr>
      <w:tr w:rsidR="00154594" w14:paraId="18EBF215" w14:textId="77777777">
        <w:trPr>
          <w:cantSplit/>
          <w:trHeight w:val="420"/>
          <w:jc w:val="center"/>
        </w:trPr>
        <w:tc>
          <w:tcPr>
            <w:tcW w:w="450" w:type="dxa"/>
            <w:vAlign w:val="center"/>
          </w:tcPr>
          <w:p w14:paraId="440AE168"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5</w:t>
            </w:r>
          </w:p>
        </w:tc>
        <w:tc>
          <w:tcPr>
            <w:tcW w:w="2500" w:type="dxa"/>
            <w:vAlign w:val="center"/>
          </w:tcPr>
          <w:p w14:paraId="7076384E"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Kesit (genişlik) eğikliği</w:t>
            </w:r>
          </w:p>
        </w:tc>
        <w:tc>
          <w:tcPr>
            <w:tcW w:w="4588" w:type="dxa"/>
            <w:vAlign w:val="center"/>
          </w:tcPr>
          <w:p w14:paraId="025B0D43"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Çizelge 7’ye göre</w:t>
            </w:r>
          </w:p>
        </w:tc>
        <w:tc>
          <w:tcPr>
            <w:tcW w:w="2100" w:type="dxa"/>
            <w:vAlign w:val="center"/>
          </w:tcPr>
          <w:p w14:paraId="7A187FCE"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Sentil</w:t>
            </w:r>
          </w:p>
        </w:tc>
      </w:tr>
      <w:tr w:rsidR="00154594" w14:paraId="6A92A2D7" w14:textId="77777777">
        <w:trPr>
          <w:cantSplit/>
          <w:trHeight w:val="420"/>
          <w:jc w:val="center"/>
        </w:trPr>
        <w:tc>
          <w:tcPr>
            <w:tcW w:w="450" w:type="dxa"/>
            <w:vAlign w:val="center"/>
          </w:tcPr>
          <w:p w14:paraId="2EB2DDE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6</w:t>
            </w:r>
          </w:p>
        </w:tc>
        <w:tc>
          <w:tcPr>
            <w:tcW w:w="2500" w:type="dxa"/>
            <w:vAlign w:val="center"/>
          </w:tcPr>
          <w:p w14:paraId="1EF8C62F"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Boyuna eğiklik (doğrusallık)</w:t>
            </w:r>
          </w:p>
        </w:tc>
        <w:tc>
          <w:tcPr>
            <w:tcW w:w="4588" w:type="dxa"/>
            <w:vAlign w:val="center"/>
          </w:tcPr>
          <w:p w14:paraId="48D7C0EE"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Çizelge 8’e göre</w:t>
            </w:r>
          </w:p>
        </w:tc>
        <w:tc>
          <w:tcPr>
            <w:tcW w:w="2100" w:type="dxa"/>
            <w:vAlign w:val="center"/>
          </w:tcPr>
          <w:p w14:paraId="18114BB8"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Sentil</w:t>
            </w:r>
          </w:p>
        </w:tc>
      </w:tr>
      <w:tr w:rsidR="00154594" w14:paraId="26D22F51" w14:textId="77777777">
        <w:trPr>
          <w:cantSplit/>
          <w:trHeight w:val="420"/>
          <w:jc w:val="center"/>
        </w:trPr>
        <w:tc>
          <w:tcPr>
            <w:tcW w:w="450" w:type="dxa"/>
            <w:vAlign w:val="center"/>
          </w:tcPr>
          <w:p w14:paraId="167DF98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7</w:t>
            </w:r>
          </w:p>
        </w:tc>
        <w:tc>
          <w:tcPr>
            <w:tcW w:w="2500" w:type="dxa"/>
            <w:vAlign w:val="center"/>
          </w:tcPr>
          <w:p w14:paraId="79D9BD2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Burulma</w:t>
            </w:r>
          </w:p>
        </w:tc>
        <w:tc>
          <w:tcPr>
            <w:tcW w:w="4588" w:type="dxa"/>
            <w:vAlign w:val="center"/>
          </w:tcPr>
          <w:p w14:paraId="313B561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Boy ≤ 1,0 m: ≤ 1,3 mm</w:t>
            </w:r>
          </w:p>
          <w:p w14:paraId="4C629C2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1,0 m &lt; boy &lt; 2,0 m: ≤ 2,0 mm</w:t>
            </w:r>
          </w:p>
          <w:p w14:paraId="7E0E52C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Boy ≥ 2,0 m: ≤ 2,6 mm</w:t>
            </w:r>
          </w:p>
        </w:tc>
        <w:tc>
          <w:tcPr>
            <w:tcW w:w="2100" w:type="dxa"/>
            <w:vAlign w:val="center"/>
          </w:tcPr>
          <w:p w14:paraId="068B3DE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Sentil</w:t>
            </w:r>
          </w:p>
        </w:tc>
      </w:tr>
    </w:tbl>
    <w:p w14:paraId="686E07F2"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5.3.1</w:t>
        <w:tab/>
        <w:t>Eğiklik, Doğrusallık ve Burulma Ölçümü</w:t>
      </w:r>
    </w:p>
    <w:p w14:paraId="6033C0BA"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Çerçevenin farklı yönlerdeki eğikliği ölçülür. Kenarın kısa tarafının eğikliği (Şekil 1) ölçülürken Çizelge 7’deki kriterler uygulanır.</w:t>
      </w:r>
    </w:p>
    <w:tbl>
      <w:tblPr>
        <w:tblW w:w="9638" w:type="dxa"/>
        <w:jc w:val="center"/>
        <w:tblLayout w:type="fixed"/>
        <w:tblCellMar>
          <w:left w:w="57" w:type="dxa"/>
          <w:right w:w="57" w:type="dxa"/>
        </w:tblCellMar>
        <w:tblLook w:val="0000" w:firstRow="0" w:lastRow="0" w:firstColumn="0" w:lastColumn="0" w:noHBand="0" w:noVBand="0"/>
      </w:tblPr>
      <w:tblGrid>
        <w:gridCol w:w="9638"/>
      </w:tblGrid>
      <w:tr w:rsidR="00154594" w14:paraId="557D9041" w14:textId="77777777">
        <w:trPr>
          <w:cantSplit/>
          <w:jc w:val="center"/>
        </w:trPr>
        <w:tc>
          <w:tcPr>
            <w:tcW w:w="9638" w:type="dxa"/>
            <w:vAlign w:val="bottom"/>
          </w:tcPr>
          <w:p w14:paraId="3C759C67" w14:textId="77777777" w:rsidR="00154594" w:rsidRDefault="003622A6">
            <w:pPr>
              <w:keepNext/>
              <w:spacing w:before="60" w:after="40"/>
              <w:jc w:val="center"/>
            </w:pPr>
            <w:r>
              <w:rPr>
                <w:noProof/>
              </w:rPr>
              <w:drawing>
                <wp:inline distT="0" distB="0" distL="0" distR="0" wp14:anchorId="70BFD778" wp14:editId="0AB9FC0D">
                  <wp:extent cx="3617391" cy="2600000"/>
                  <wp:effectExtent l="0" t="0" r="0" b="0"/>
                  <wp:docPr id="9013" name="Resim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Resim 9013"/>
                          <pic:cNvPicPr>
                            <a:picLocks noChangeAspect="1"/>
                          </pic:cNvPicPr>
                        </pic:nvPicPr>
                        <pic:blipFill>
                          <a:blip r:embed="rId23"/>
                          <a:stretch>
                            <a:fillRect/>
                          </a:stretch>
                        </pic:blipFill>
                        <pic:spPr>
                          <a:xfrm>
                            <a:off x="0" y="0"/>
                            <a:ext cx="3617391" cy="2600000"/>
                          </a:xfrm>
                          <a:prstGeom prst="rect">
                            <a:avLst/>
                          </a:prstGeom>
                        </pic:spPr>
                      </pic:pic>
                    </a:graphicData>
                  </a:graphic>
                </wp:inline>
              </w:drawing>
            </w:r>
          </w:p>
          <w:p w14:paraId="06FDE66D"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1</w:t>
            </w:r>
            <w:r>
              <w:rPr>
                <w:rFonts w:ascii="Arial" w:eastAsia="Arial" w:hAnsi="Arial" w:cs="Arial"/>
                <w:sz w:val="16"/>
                <w:szCs w:val="16"/>
                <w:lang w:val="tr-TR"/>
              </w:rPr>
              <w:t xml:space="preserve"> – Kısa kenar (kesit) eğikliğinin ölçülmesi</w:t>
            </w:r>
          </w:p>
        </w:tc>
      </w:tr>
    </w:tbl>
    <w:p w14:paraId="4D13F158"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7 – Kısa kenar (kesit) eğiklik toleransı</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9"/>
        <w:gridCol w:w="4819"/>
      </w:tblGrid>
      <w:tr w:rsidR="00154594" w14:paraId="4C58BBA1" w14:textId="77777777">
        <w:trPr>
          <w:cantSplit/>
          <w:tblHeader/>
          <w:jc w:val="center"/>
        </w:trPr>
        <w:tc>
          <w:tcPr>
            <w:tcW w:w="4819" w:type="dxa"/>
            <w:shd w:val="clear" w:color="auto" w:fill="D9EDF7"/>
            <w:vAlign w:val="center"/>
          </w:tcPr>
          <w:p w14:paraId="111E8DBF"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Genişlik (mm)</w:t>
            </w:r>
          </w:p>
        </w:tc>
        <w:tc>
          <w:tcPr>
            <w:tcW w:w="4819" w:type="dxa"/>
            <w:shd w:val="clear" w:color="auto" w:fill="D9EDF7"/>
            <w:vAlign w:val="center"/>
          </w:tcPr>
          <w:p w14:paraId="5C308485"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Tolerans (mm)</w:t>
            </w:r>
          </w:p>
        </w:tc>
      </w:tr>
      <w:tr w:rsidR="00154594" w14:paraId="04C9F6F8" w14:textId="77777777">
        <w:trPr>
          <w:cantSplit/>
          <w:jc w:val="center"/>
        </w:trPr>
        <w:tc>
          <w:tcPr>
            <w:tcW w:w="4819" w:type="dxa"/>
            <w:vAlign w:val="center"/>
          </w:tcPr>
          <w:p w14:paraId="0322FD1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25</w:t>
            </w:r>
          </w:p>
        </w:tc>
        <w:tc>
          <w:tcPr>
            <w:tcW w:w="4819" w:type="dxa"/>
            <w:vAlign w:val="center"/>
          </w:tcPr>
          <w:p w14:paraId="7054EB0B"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0,15</w:t>
            </w:r>
          </w:p>
        </w:tc>
      </w:tr>
      <w:tr w:rsidR="00154594" w14:paraId="3B05A381" w14:textId="77777777">
        <w:trPr>
          <w:cantSplit/>
          <w:jc w:val="center"/>
        </w:trPr>
        <w:tc>
          <w:tcPr>
            <w:tcW w:w="4819" w:type="dxa"/>
            <w:vAlign w:val="center"/>
          </w:tcPr>
          <w:p w14:paraId="531436C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&gt; 25 ve ≤ 350</w:t>
            </w:r>
          </w:p>
        </w:tc>
        <w:tc>
          <w:tcPr>
            <w:tcW w:w="4819" w:type="dxa"/>
            <w:vAlign w:val="center"/>
          </w:tcPr>
          <w:p w14:paraId="498629F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Genişlik × %0,60</w:t>
            </w:r>
          </w:p>
        </w:tc>
      </w:tr>
    </w:tbl>
    <w:p w14:paraId="625E6879" w14:textId="77777777" w:rsidR="00154594" w:rsidRDefault="003622A6">
      <w:pPr>
        <w:keepNext/>
        <w:keepLines/>
        <w:widowControl/>
        <w:spacing w:before="160" w:after="120" w:line="264" w:lineRule="auto"/>
        <w:jc w:val="both"/>
        <w:rPr>
          <w:rFonts w:ascii="Arial" w:eastAsia="Arial" w:hAnsi="Arial" w:cs="Arial"/>
          <w:sz w:val="20"/>
          <w:szCs w:val="20"/>
          <w:lang w:val="tr-TR"/>
        </w:rPr>
      </w:pPr>
      <w:r>
        <w:rPr>
          <w:rFonts w:ascii="Arial" w:eastAsia="Arial" w:hAnsi="Arial" w:cs="Arial"/>
          <w:sz w:val="20"/>
          <w:szCs w:val="20"/>
          <w:lang w:val="tr-TR"/>
        </w:rPr>
        <w:lastRenderedPageBreak/>
        <w:t>Uzunluk kontrolünde eğiklik değerleri her 300 mm’de bir alınır. Profilin boyuna eğiklik parametreleri Çizelge 8’de verilmiştir.</w:t>
      </w:r>
    </w:p>
    <w:p w14:paraId="5ADAD747"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8 – Profil boyuna eğiklik parametreleri</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09"/>
        <w:gridCol w:w="2409"/>
        <w:gridCol w:w="2410"/>
        <w:gridCol w:w="2410"/>
      </w:tblGrid>
      <w:tr w:rsidR="00154594" w14:paraId="0A30FC8B" w14:textId="77777777">
        <w:trPr>
          <w:cantSplit/>
          <w:tblHeader/>
          <w:jc w:val="center"/>
        </w:trPr>
        <w:tc>
          <w:tcPr>
            <w:tcW w:w="2409" w:type="dxa"/>
            <w:shd w:val="clear" w:color="auto" w:fill="D9EDF7"/>
            <w:vAlign w:val="center"/>
          </w:tcPr>
          <w:p w14:paraId="18819929"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Çap (mm)</w:t>
            </w:r>
          </w:p>
        </w:tc>
        <w:tc>
          <w:tcPr>
            <w:tcW w:w="2409" w:type="dxa"/>
            <w:shd w:val="clear" w:color="auto" w:fill="D9EDF7"/>
            <w:vAlign w:val="center"/>
          </w:tcPr>
          <w:p w14:paraId="3EDD6F9E"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Et Kalınlığı (mm)</w:t>
            </w:r>
          </w:p>
        </w:tc>
        <w:tc>
          <w:tcPr>
            <w:tcW w:w="2410" w:type="dxa"/>
            <w:shd w:val="clear" w:color="auto" w:fill="D9EDF7"/>
            <w:vAlign w:val="center"/>
          </w:tcPr>
          <w:p w14:paraId="500FE34E"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Herhangi 300 mm’de Eğiklik (mm)</w:t>
            </w:r>
          </w:p>
        </w:tc>
        <w:tc>
          <w:tcPr>
            <w:tcW w:w="2410" w:type="dxa"/>
            <w:shd w:val="clear" w:color="auto" w:fill="D9EDF7"/>
            <w:vAlign w:val="center"/>
          </w:tcPr>
          <w:p w14:paraId="0C8FF830"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Toplam Boyda En Büyük Eğiklik (mm)</w:t>
            </w:r>
          </w:p>
        </w:tc>
      </w:tr>
      <w:tr w:rsidR="00154594" w14:paraId="2D7EA31B" w14:textId="77777777">
        <w:trPr>
          <w:cantSplit/>
          <w:jc w:val="center"/>
        </w:trPr>
        <w:tc>
          <w:tcPr>
            <w:tcW w:w="2409" w:type="dxa"/>
            <w:vMerge w:val="restart"/>
            <w:vAlign w:val="center"/>
          </w:tcPr>
          <w:p w14:paraId="14550F54"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38</w:t>
            </w:r>
          </w:p>
        </w:tc>
        <w:tc>
          <w:tcPr>
            <w:tcW w:w="2409" w:type="dxa"/>
            <w:vAlign w:val="center"/>
          </w:tcPr>
          <w:p w14:paraId="1E39D126"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2,4</w:t>
            </w:r>
          </w:p>
        </w:tc>
        <w:tc>
          <w:tcPr>
            <w:tcW w:w="2410" w:type="dxa"/>
            <w:vAlign w:val="center"/>
          </w:tcPr>
          <w:p w14:paraId="2B196B29"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1,3</w:t>
            </w:r>
          </w:p>
        </w:tc>
        <w:tc>
          <w:tcPr>
            <w:tcW w:w="2410" w:type="dxa"/>
            <w:vAlign w:val="center"/>
          </w:tcPr>
          <w:p w14:paraId="0930BAE5"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3 × U</w:t>
            </w:r>
          </w:p>
        </w:tc>
      </w:tr>
      <w:tr w:rsidR="00154594" w14:paraId="2602D1D3" w14:textId="77777777">
        <w:trPr>
          <w:cantSplit/>
          <w:jc w:val="center"/>
        </w:trPr>
        <w:tc>
          <w:tcPr>
            <w:tcW w:w="2409" w:type="dxa"/>
            <w:vMerge/>
            <w:vAlign w:val="center"/>
          </w:tcPr>
          <w:p w14:paraId="6E441A53" w14:textId="77777777" w:rsidR="00154594" w:rsidRDefault="00154594">
            <w:pPr>
              <w:keepNext/>
              <w:widowControl/>
              <w:spacing w:before="20" w:after="20"/>
              <w:jc w:val="center"/>
              <w:rPr>
                <w:rFonts w:ascii="Arial" w:eastAsia="Arial" w:hAnsi="Arial" w:cs="Arial"/>
                <w:sz w:val="18"/>
                <w:szCs w:val="18"/>
                <w:lang w:val="tr-TR"/>
              </w:rPr>
            </w:pPr>
          </w:p>
        </w:tc>
        <w:tc>
          <w:tcPr>
            <w:tcW w:w="2409" w:type="dxa"/>
            <w:vAlign w:val="center"/>
          </w:tcPr>
          <w:p w14:paraId="45B2C1FC"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&gt; 2,4</w:t>
            </w:r>
          </w:p>
        </w:tc>
        <w:tc>
          <w:tcPr>
            <w:tcW w:w="2410" w:type="dxa"/>
            <w:vAlign w:val="center"/>
          </w:tcPr>
          <w:p w14:paraId="75C8C6AC"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0,3</w:t>
            </w:r>
          </w:p>
        </w:tc>
        <w:tc>
          <w:tcPr>
            <w:tcW w:w="2410" w:type="dxa"/>
            <w:vAlign w:val="center"/>
          </w:tcPr>
          <w:p w14:paraId="327AA46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 × U</w:t>
            </w:r>
          </w:p>
        </w:tc>
      </w:tr>
      <w:tr w:rsidR="00154594" w14:paraId="284351BB" w14:textId="77777777">
        <w:trPr>
          <w:cantSplit/>
          <w:jc w:val="center"/>
        </w:trPr>
        <w:tc>
          <w:tcPr>
            <w:tcW w:w="2409" w:type="dxa"/>
            <w:vAlign w:val="center"/>
          </w:tcPr>
          <w:p w14:paraId="5538588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&gt; 38</w:t>
            </w:r>
          </w:p>
        </w:tc>
        <w:tc>
          <w:tcPr>
            <w:tcW w:w="2409" w:type="dxa"/>
            <w:vAlign w:val="center"/>
          </w:tcPr>
          <w:p w14:paraId="6DA91AD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w:t>
            </w:r>
          </w:p>
        </w:tc>
        <w:tc>
          <w:tcPr>
            <w:tcW w:w="2410" w:type="dxa"/>
            <w:vAlign w:val="center"/>
          </w:tcPr>
          <w:p w14:paraId="0B76B3B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0,3</w:t>
            </w:r>
          </w:p>
        </w:tc>
        <w:tc>
          <w:tcPr>
            <w:tcW w:w="2410" w:type="dxa"/>
            <w:vAlign w:val="center"/>
          </w:tcPr>
          <w:p w14:paraId="63D973F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0,8 × U</w:t>
            </w:r>
          </w:p>
        </w:tc>
      </w:tr>
    </w:tbl>
    <w:p w14:paraId="39A33BD7" w14:textId="77777777" w:rsidR="00154594" w:rsidRDefault="003622A6">
      <w:pPr>
        <w:widowControl/>
        <w:spacing w:before="160" w:after="120" w:line="264" w:lineRule="auto"/>
        <w:jc w:val="both"/>
        <w:rPr>
          <w:rFonts w:ascii="Arial" w:eastAsia="Arial" w:hAnsi="Arial" w:cs="Arial"/>
          <w:sz w:val="18"/>
          <w:szCs w:val="18"/>
          <w:lang w:val="tr-TR"/>
        </w:rPr>
      </w:pPr>
      <w:r>
        <w:rPr>
          <w:rFonts w:ascii="Arial" w:eastAsia="Arial" w:hAnsi="Arial" w:cs="Arial"/>
          <w:sz w:val="18"/>
          <w:szCs w:val="18"/>
          <w:lang w:val="tr-TR"/>
        </w:rPr>
        <w:t>Çap: profil kesitini çevreleyen dairenin çapı; U: profil uzunluğu (m).</w:t>
      </w:r>
    </w:p>
    <w:p w14:paraId="463B76D4"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Doğrusallık ve burulma GB/T 5237.1’deki yönteme göre aşağıdaki gibi ölçülür.</w:t>
      </w:r>
    </w:p>
    <w:p w14:paraId="724A870B"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Doğrusallık:</w:t>
      </w:r>
      <w:r>
        <w:rPr>
          <w:rFonts w:ascii="Arial" w:eastAsia="Arial" w:hAnsi="Arial" w:cs="Arial"/>
          <w:sz w:val="20"/>
          <w:szCs w:val="20"/>
          <w:lang w:val="tr-TR"/>
        </w:rPr>
        <w:tab/>
        <w:t>Profil, C veya B yüzeyi üzerine gelecek şekilde düz bir tablaya konur ve kendi ağırlığıyla oturması beklenir. Alt yüzey ile tabla yüzeyi arasındaki en büyük açıklık ölçülür; bu değer L boyundaki doğrusallıktır.</w:t>
      </w:r>
    </w:p>
    <w:p w14:paraId="302B9DA5"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Burulma:</w:t>
      </w:r>
      <w:r>
        <w:rPr>
          <w:rFonts w:ascii="Arial" w:eastAsia="Arial" w:hAnsi="Arial" w:cs="Arial"/>
          <w:sz w:val="20"/>
          <w:szCs w:val="20"/>
          <w:lang w:val="tr-TR"/>
        </w:rPr>
        <w:tab/>
        <w:t>Profil, bir ucu tabla yüzeyine temas edecek şekilde düz bir tablaya konur ve kendi ağırlığıyla oturması beklenir. Yükselen ucun iki köşe noktası ile tabla yüzeyi arasındaki açıklık ölçülür.</w:t>
      </w:r>
    </w:p>
    <w:p w14:paraId="144B851B"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1" w:name="_Toc242444435"/>
      <w:r>
        <w:rPr>
          <w:rFonts w:ascii="Arial" w:eastAsia="Arial" w:hAnsi="Arial" w:cs="Arial"/>
          <w:b/>
          <w:bCs/>
          <w:sz w:val="20"/>
          <w:szCs w:val="20"/>
          <w:lang w:val="tr-TR"/>
        </w:rPr>
        <w:t>5.4</w:t>
        <w:tab/>
        <w:t>Yüzey Kaplaması</w:t>
      </w:r>
      <w:bookmarkEnd w:id="11"/>
    </w:p>
    <w:p w14:paraId="303E1F32"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Kaplama gereksinimleri Çizelge 9’da birleşik olarak verilmiştir.</w:t>
      </w:r>
    </w:p>
    <w:p w14:paraId="5A3F9874"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9 – Kaplama gereksinimleri</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0"/>
        <w:gridCol w:w="1800"/>
        <w:gridCol w:w="3694"/>
        <w:gridCol w:w="3694"/>
      </w:tblGrid>
      <w:tr w:rsidR="00154594" w14:paraId="1E2C4E1D" w14:textId="77777777">
        <w:trPr>
          <w:cantSplit/>
          <w:tblHeader/>
          <w:jc w:val="center"/>
        </w:trPr>
        <w:tc>
          <w:tcPr>
            <w:tcW w:w="450" w:type="dxa"/>
            <w:shd w:val="clear" w:color="auto" w:fill="D9EDF7"/>
            <w:vAlign w:val="center"/>
          </w:tcPr>
          <w:p w14:paraId="54C88B6E"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No</w:t>
            </w:r>
          </w:p>
        </w:tc>
        <w:tc>
          <w:tcPr>
            <w:tcW w:w="1800" w:type="dxa"/>
            <w:shd w:val="clear" w:color="auto" w:fill="D9EDF7"/>
            <w:vAlign w:val="center"/>
          </w:tcPr>
          <w:p w14:paraId="2C99ED61"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Özellik</w:t>
            </w:r>
          </w:p>
        </w:tc>
        <w:tc>
          <w:tcPr>
            <w:tcW w:w="3694" w:type="dxa"/>
            <w:shd w:val="clear" w:color="auto" w:fill="D9EDF7"/>
            <w:vAlign w:val="center"/>
          </w:tcPr>
          <w:p w14:paraId="283463BA"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Alüminyum Çerçeve</w:t>
            </w:r>
          </w:p>
        </w:tc>
        <w:tc>
          <w:tcPr>
            <w:tcW w:w="3694" w:type="dxa"/>
            <w:shd w:val="clear" w:color="auto" w:fill="D9EDF7"/>
            <w:vAlign w:val="center"/>
          </w:tcPr>
          <w:p w14:paraId="7CE2A6F7"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Kompozit Çerçeve</w:t>
            </w:r>
          </w:p>
        </w:tc>
      </w:tr>
      <w:tr w:rsidR="00154594" w14:paraId="4BA1FF0A" w14:textId="77777777">
        <w:trPr>
          <w:cantSplit/>
          <w:jc w:val="center"/>
        </w:trPr>
        <w:tc>
          <w:tcPr>
            <w:tcW w:w="450" w:type="dxa"/>
            <w:vAlign w:val="center"/>
          </w:tcPr>
          <w:p w14:paraId="24BD7618"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w:t>
            </w:r>
          </w:p>
        </w:tc>
        <w:tc>
          <w:tcPr>
            <w:tcW w:w="1800" w:type="dxa"/>
            <w:vAlign w:val="center"/>
          </w:tcPr>
          <w:p w14:paraId="13683C1B"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Kaplama türü</w:t>
            </w:r>
          </w:p>
        </w:tc>
        <w:tc>
          <w:tcPr>
            <w:tcW w:w="3694" w:type="dxa"/>
            <w:vAlign w:val="center"/>
          </w:tcPr>
          <w:p w14:paraId="20D692EE"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Anodik oksidasyon (eloksal, EN ISO 7599) veya elektroforez</w:t>
            </w:r>
          </w:p>
        </w:tc>
        <w:tc>
          <w:tcPr>
            <w:tcW w:w="3694" w:type="dxa"/>
            <w:vAlign w:val="center"/>
          </w:tcPr>
          <w:p w14:paraId="62CF7400"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Yüzey kaplaması (boya)</w:t>
            </w:r>
          </w:p>
        </w:tc>
      </w:tr>
      <w:tr w:rsidR="00154594" w14:paraId="7E44078C" w14:textId="77777777">
        <w:trPr>
          <w:cantSplit/>
          <w:jc w:val="center"/>
        </w:trPr>
        <w:tc>
          <w:tcPr>
            <w:tcW w:w="450" w:type="dxa"/>
            <w:vAlign w:val="center"/>
          </w:tcPr>
          <w:p w14:paraId="20C1F0B6"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2</w:t>
            </w:r>
          </w:p>
        </w:tc>
        <w:tc>
          <w:tcPr>
            <w:tcW w:w="1800" w:type="dxa"/>
            <w:vAlign w:val="center"/>
          </w:tcPr>
          <w:p w14:paraId="4B3C33EF"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Kaplama kalınlığı</w:t>
            </w:r>
          </w:p>
        </w:tc>
        <w:tc>
          <w:tcPr>
            <w:tcW w:w="3694" w:type="dxa"/>
            <w:vAlign w:val="center"/>
          </w:tcPr>
          <w:p w14:paraId="5FA12C0B"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EN ISO 7599 sınıf AA15: ortalama ≥ 15 µm, yerel (lokal) ≥ 12 µm; en az 5 noktadan EN ISO 2360’a göre ölçülür</w:t>
            </w:r>
          </w:p>
        </w:tc>
        <w:tc>
          <w:tcPr>
            <w:tcW w:w="3694" w:type="dxa"/>
            <w:vAlign w:val="center"/>
          </w:tcPr>
          <w:p w14:paraId="45238221"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Ortalama film kalınlığı ≥ 30 µm</w:t>
            </w:r>
          </w:p>
        </w:tc>
      </w:tr>
      <w:tr w:rsidR="00154594" w14:paraId="05315D66" w14:textId="77777777">
        <w:trPr>
          <w:cantSplit/>
          <w:jc w:val="center"/>
        </w:trPr>
        <w:tc>
          <w:tcPr>
            <w:tcW w:w="450" w:type="dxa"/>
            <w:vAlign w:val="center"/>
          </w:tcPr>
          <w:p w14:paraId="12E284B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3</w:t>
            </w:r>
          </w:p>
        </w:tc>
        <w:tc>
          <w:tcPr>
            <w:tcW w:w="1800" w:type="dxa"/>
            <w:vAlign w:val="center"/>
          </w:tcPr>
          <w:p w14:paraId="170A27E4"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Kaplama yapışması</w:t>
            </w:r>
          </w:p>
        </w:tc>
        <w:tc>
          <w:tcPr>
            <w:tcW w:w="3694" w:type="dxa"/>
            <w:vAlign w:val="center"/>
          </w:tcPr>
          <w:p w14:paraId="7BA90D46"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w:t>
            </w:r>
          </w:p>
        </w:tc>
        <w:tc>
          <w:tcPr>
            <w:tcW w:w="3694" w:type="dxa"/>
            <w:vAlign w:val="center"/>
          </w:tcPr>
          <w:p w14:paraId="1F6F2028"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 1. derece (GB/T 9286)</w:t>
            </w:r>
          </w:p>
        </w:tc>
      </w:tr>
      <w:tr w:rsidR="00154594" w14:paraId="205212A3" w14:textId="77777777">
        <w:trPr>
          <w:cantSplit/>
          <w:jc w:val="center"/>
        </w:trPr>
        <w:tc>
          <w:tcPr>
            <w:tcW w:w="450" w:type="dxa"/>
            <w:vAlign w:val="center"/>
          </w:tcPr>
          <w:p w14:paraId="51D8D4B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4</w:t>
            </w:r>
          </w:p>
        </w:tc>
        <w:tc>
          <w:tcPr>
            <w:tcW w:w="1800" w:type="dxa"/>
            <w:vAlign w:val="center"/>
          </w:tcPr>
          <w:p w14:paraId="066649D4"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Renk ve parlaklık</w:t>
            </w:r>
          </w:p>
        </w:tc>
        <w:tc>
          <w:tcPr>
            <w:tcW w:w="3694" w:type="dxa"/>
            <w:vAlign w:val="center"/>
          </w:tcPr>
          <w:p w14:paraId="1D2B0476"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Belirgin renk farklılığı olmamalı (Çizelge 5, sıra 3)</w:t>
            </w:r>
          </w:p>
        </w:tc>
        <w:tc>
          <w:tcPr>
            <w:tcW w:w="3694" w:type="dxa"/>
            <w:vAlign w:val="center"/>
          </w:tcPr>
          <w:p w14:paraId="1656F06C"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ΔE ≤ 2,0; 60° parlaklık ≤ 30 (GB/T 9754)</w:t>
            </w:r>
          </w:p>
        </w:tc>
      </w:tr>
      <w:tr w:rsidR="00154594" w14:paraId="3462AC97" w14:textId="77777777">
        <w:trPr>
          <w:cantSplit/>
          <w:jc w:val="center"/>
        </w:trPr>
        <w:tc>
          <w:tcPr>
            <w:tcW w:w="450" w:type="dxa"/>
            <w:vAlign w:val="center"/>
          </w:tcPr>
          <w:p w14:paraId="07A1C1EC"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5</w:t>
            </w:r>
          </w:p>
        </w:tc>
        <w:tc>
          <w:tcPr>
            <w:tcW w:w="1800" w:type="dxa"/>
            <w:vAlign w:val="center"/>
          </w:tcPr>
          <w:p w14:paraId="639931E1"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Aşınma dayanımı</w:t>
            </w:r>
          </w:p>
        </w:tc>
        <w:tc>
          <w:tcPr>
            <w:tcW w:w="3694" w:type="dxa"/>
            <w:vAlign w:val="center"/>
          </w:tcPr>
          <w:p w14:paraId="071B78F5"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Aşınma faktörü ≥ 300 g/µm (Çizelge 10)</w:t>
            </w:r>
          </w:p>
        </w:tc>
        <w:tc>
          <w:tcPr>
            <w:tcW w:w="3694" w:type="dxa"/>
            <w:vAlign w:val="center"/>
          </w:tcPr>
          <w:p w14:paraId="43FBF7EA"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Kum aşınması ≥ 120 L (GB/T 23988)</w:t>
            </w:r>
          </w:p>
        </w:tc>
      </w:tr>
      <w:tr w:rsidR="00154594" w14:paraId="14EC608F" w14:textId="77777777">
        <w:trPr>
          <w:cantSplit/>
          <w:jc w:val="center"/>
        </w:trPr>
        <w:tc>
          <w:tcPr>
            <w:tcW w:w="450" w:type="dxa"/>
            <w:vAlign w:val="center"/>
          </w:tcPr>
          <w:p w14:paraId="4883FBD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6</w:t>
            </w:r>
          </w:p>
        </w:tc>
        <w:tc>
          <w:tcPr>
            <w:tcW w:w="1800" w:type="dxa"/>
            <w:vAlign w:val="center"/>
          </w:tcPr>
          <w:p w14:paraId="0A62336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Tuz / korozyon dayanımı</w:t>
            </w:r>
          </w:p>
        </w:tc>
        <w:tc>
          <w:tcPr>
            <w:tcW w:w="3694" w:type="dxa"/>
            <w:vAlign w:val="center"/>
          </w:tcPr>
          <w:p w14:paraId="745B331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CASS tuz sisi (ISO 9227), 24 saat; koruma derecesi ≥ 9, kusurlu alan ≤ %0,1 (ISO 10289; Çizelge 10)</w:t>
            </w:r>
          </w:p>
        </w:tc>
        <w:tc>
          <w:tcPr>
            <w:tcW w:w="3694" w:type="dxa"/>
            <w:vAlign w:val="center"/>
          </w:tcPr>
          <w:p w14:paraId="69C3BB1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CASS tuz sisi (ISO 9227), 16 saat; mekanik özelliklerin korunma oranı ≥ %80, kaplama yapışması ≤ 1. derece, delaminasyon yok</w:t>
            </w:r>
          </w:p>
        </w:tc>
      </w:tr>
    </w:tbl>
    <w:p w14:paraId="4B40F835"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5.4.1</w:t>
        <w:tab/>
        <w:t>Tuz Dayanım Testi</w:t>
      </w:r>
    </w:p>
    <w:p w14:paraId="167EF42E"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Her iki tür:</w:t>
      </w:r>
      <w:r>
        <w:rPr>
          <w:rFonts w:ascii="Arial" w:eastAsia="Arial" w:hAnsi="Arial" w:cs="Arial"/>
          <w:sz w:val="20"/>
          <w:szCs w:val="20"/>
          <w:lang w:val="tr-TR"/>
        </w:rPr>
        <w:tab/>
        <w:t>Tuz dayanımı ISO 9227’ye göre CASS (bakır klorürle hızlandırılmış asetik asit tuz sisi) deneyiyle belirlenir. Deney sıcaklığı (50 ± 2) °C; NaCl derişimi (50 ± 5) g/L; çözeltiye bakır klorür (CuCl</w:t>
      </w:r>
      <w:r>
        <w:rPr>
          <w:rFonts w:ascii="Arial" w:eastAsia="Arial" w:hAnsi="Arial" w:cs="Arial"/>
          <w:sz w:val="20"/>
          <w:szCs w:val="20"/>
          <w:vertAlign w:val="subscript"/>
          <w:lang w:val="tr-TR"/>
        </w:rPr>
        <w:t>2</w:t>
      </w:r>
      <w:r>
        <w:rPr>
          <w:rFonts w:ascii="Arial" w:eastAsia="Arial" w:hAnsi="Arial" w:cs="Arial"/>
          <w:sz w:val="20"/>
          <w:szCs w:val="20"/>
          <w:lang w:val="tr-TR"/>
        </w:rPr>
        <w:t>·2H</w:t>
      </w:r>
      <w:r>
        <w:rPr>
          <w:rFonts w:ascii="Arial" w:eastAsia="Arial" w:hAnsi="Arial" w:cs="Arial"/>
          <w:sz w:val="20"/>
          <w:szCs w:val="20"/>
          <w:vertAlign w:val="subscript"/>
          <w:lang w:val="tr-TR"/>
        </w:rPr>
        <w:t>2</w:t>
      </w:r>
      <w:r>
        <w:rPr>
          <w:rFonts w:ascii="Arial" w:eastAsia="Arial" w:hAnsi="Arial" w:cs="Arial"/>
          <w:sz w:val="20"/>
          <w:szCs w:val="20"/>
          <w:lang w:val="tr-TR"/>
        </w:rPr>
        <w:t>O) eklenerek derişimi (0,26 ± 0,02) g/L’ye getirilir; pH ISO 9227’ye göre ayarlanır.</w:t>
      </w:r>
    </w:p>
    <w:p w14:paraId="1F6A43E8"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Alüminyum:</w:t>
      </w:r>
      <w:r>
        <w:rPr>
          <w:rFonts w:ascii="Arial" w:eastAsia="Arial" w:hAnsi="Arial" w:cs="Arial"/>
          <w:sz w:val="20"/>
          <w:szCs w:val="20"/>
          <w:lang w:val="tr-TR"/>
        </w:rPr>
        <w:tab/>
        <w:t>Numune düşeyle 20° açı yapacak şekilde yerleştirilir. 24 saatlik deneyden sonra numune çıkarılır, 30–60 dakika kurumaya bırakılır ve ISO 10289’a göre derecelendirilir; koruma derecesi ve kusurlu alan oranı raporlanır.</w:t>
      </w:r>
    </w:p>
    <w:p w14:paraId="4ABBE1CA"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Kompozit:</w:t>
      </w:r>
      <w:r>
        <w:rPr>
          <w:rFonts w:ascii="Arial" w:eastAsia="Arial" w:hAnsi="Arial" w:cs="Arial"/>
          <w:sz w:val="20"/>
          <w:szCs w:val="20"/>
          <w:lang w:val="tr-TR"/>
        </w:rPr>
        <w:tab/>
        <w:t>Deney süresi 16 saattir. Deneyden sonra numuneler (23 ± 2) °C sıcaklıkta ve (50 ± 10) % bağıl nemde 2 saat şartlandırılır, ardından görsel kontrol, kaplama yapışması ve mekanik özellik ölçümleri yapılır.</w:t>
      </w:r>
    </w:p>
    <w:p w14:paraId="24D1D94D"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Her iki tür:</w:t>
      </w:r>
      <w:r>
        <w:rPr>
          <w:rFonts w:ascii="Arial" w:eastAsia="Arial" w:hAnsi="Arial" w:cs="Arial"/>
          <w:sz w:val="20"/>
          <w:szCs w:val="20"/>
          <w:lang w:val="tr-TR"/>
        </w:rPr>
        <w:tab/>
        <w:t>Deney sonuçları tedarikçiden talep edilir; gerek görüldüğünde numune dış laboratuvara gönderilir.</w:t>
      </w:r>
    </w:p>
    <w:p w14:paraId="218A2D6D"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5.4.2</w:t>
        <w:tab/>
        <w:t>Aşınma Testi</w:t>
      </w:r>
    </w:p>
    <w:p w14:paraId="4CFD68E4"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Alüminyum:</w:t>
      </w:r>
      <w:r>
        <w:rPr>
          <w:rFonts w:ascii="Arial" w:eastAsia="Arial" w:hAnsi="Arial" w:cs="Arial"/>
          <w:sz w:val="20"/>
          <w:szCs w:val="20"/>
          <w:lang w:val="tr-TR"/>
        </w:rPr>
        <w:tab/>
        <w:t>Kaplama kalınlığı ölçüldükten sonra numune 45°’lik açıyla sabitlenir ve kum akış hızı 320 g/dk’ya ayarlanır. 2 mm genişliğinde siyah noktacıklar oluşmaya başladığında deney durdurulur; kaplamanın aşınması ölçülür ve aşınma faktörü hesaplanır.</w:t>
      </w:r>
    </w:p>
    <w:p w14:paraId="30ADD8CF"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lastRenderedPageBreak/>
        <w:t>Kompozit:</w:t>
      </w:r>
      <w:r>
        <w:rPr>
          <w:rFonts w:ascii="Arial" w:eastAsia="Arial" w:hAnsi="Arial" w:cs="Arial"/>
          <w:sz w:val="20"/>
          <w:szCs w:val="20"/>
          <w:lang w:val="tr-TR"/>
        </w:rPr>
        <w:tab/>
        <w:t>Kaplamanın kum aşınması dayanımı GB/T 23988’e göre belirlenir.</w:t>
      </w:r>
    </w:p>
    <w:p w14:paraId="186338D8"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Her iki tür:</w:t>
      </w:r>
      <w:r>
        <w:rPr>
          <w:rFonts w:ascii="Arial" w:eastAsia="Arial" w:hAnsi="Arial" w:cs="Arial"/>
          <w:sz w:val="20"/>
          <w:szCs w:val="20"/>
          <w:lang w:val="tr-TR"/>
        </w:rPr>
        <w:tab/>
        <w:t>Tuz dayanım ve aşınma testleri sonucunda çerçevenin korozyon direnci olumsuz olmamalıdır. Deney sonuçları tedarikçiden talep edilir; gerek görüldüğünde numune dış laboratuvara gönderilir.</w:t>
      </w:r>
    </w:p>
    <w:p w14:paraId="3188806D"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10 – Alüminyum çerçeve kaplamasının tuz dayanımı ve aşınma direnci kabul kriterleri</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00"/>
        <w:gridCol w:w="1800"/>
        <w:gridCol w:w="1800"/>
        <w:gridCol w:w="2119"/>
        <w:gridCol w:w="2119"/>
      </w:tblGrid>
      <w:tr w:rsidR="00154594" w14:paraId="1F0F8DF8" w14:textId="77777777">
        <w:trPr>
          <w:cantSplit/>
          <w:tblHeader/>
          <w:jc w:val="center"/>
        </w:trPr>
        <w:tc>
          <w:tcPr>
            <w:tcW w:w="1800" w:type="dxa"/>
            <w:vMerge w:val="restart"/>
            <w:shd w:val="clear" w:color="auto" w:fill="D9EDF7"/>
            <w:vAlign w:val="center"/>
          </w:tcPr>
          <w:p w14:paraId="5CB393C9"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Film Kalınlığı Sınıfı</w:t>
            </w:r>
          </w:p>
        </w:tc>
        <w:tc>
          <w:tcPr>
            <w:tcW w:w="5719" w:type="dxa"/>
            <w:gridSpan w:val="3"/>
            <w:shd w:val="clear" w:color="auto" w:fill="D9EDF7"/>
            <w:vAlign w:val="center"/>
          </w:tcPr>
          <w:p w14:paraId="70397D14"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Tuz Dayanımı (ISO 9227 CASS)</w:t>
            </w:r>
          </w:p>
        </w:tc>
        <w:tc>
          <w:tcPr>
            <w:tcW w:w="2119" w:type="dxa"/>
            <w:shd w:val="clear" w:color="auto" w:fill="D9EDF7"/>
            <w:vAlign w:val="center"/>
          </w:tcPr>
          <w:p w14:paraId="68805A28"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Aşınma Direnci</w:t>
            </w:r>
          </w:p>
        </w:tc>
      </w:tr>
      <w:tr w:rsidR="00154594" w14:paraId="0003C2F1" w14:textId="77777777">
        <w:trPr>
          <w:cantSplit/>
          <w:tblHeader/>
          <w:jc w:val="center"/>
        </w:trPr>
        <w:tc>
          <w:tcPr>
            <w:tcW w:w="1800" w:type="dxa"/>
            <w:vMerge/>
            <w:shd w:val="clear" w:color="auto" w:fill="D9EDF7"/>
            <w:vAlign w:val="center"/>
          </w:tcPr>
          <w:p w14:paraId="32C629FA" w14:textId="77777777" w:rsidR="00154594" w:rsidRDefault="00154594">
            <w:pPr>
              <w:keepNext/>
              <w:widowControl/>
              <w:spacing w:before="20" w:after="20"/>
              <w:jc w:val="center"/>
              <w:rPr>
                <w:rFonts w:ascii="Arial" w:eastAsia="Arial" w:hAnsi="Arial" w:cs="Arial"/>
                <w:b/>
                <w:bCs/>
                <w:sz w:val="18"/>
                <w:szCs w:val="18"/>
                <w:lang w:val="tr-TR"/>
              </w:rPr>
            </w:pPr>
          </w:p>
        </w:tc>
        <w:tc>
          <w:tcPr>
            <w:tcW w:w="1800" w:type="dxa"/>
            <w:shd w:val="clear" w:color="auto" w:fill="D9EDF7"/>
            <w:vAlign w:val="center"/>
          </w:tcPr>
          <w:p w14:paraId="77452F36"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Süre (saat)</w:t>
            </w:r>
          </w:p>
        </w:tc>
        <w:tc>
          <w:tcPr>
            <w:tcW w:w="1800" w:type="dxa"/>
            <w:shd w:val="clear" w:color="auto" w:fill="D9EDF7"/>
            <w:vAlign w:val="center"/>
          </w:tcPr>
          <w:p w14:paraId="34313130"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Koruma Derecesi (ISO 10289)</w:t>
            </w:r>
          </w:p>
        </w:tc>
        <w:tc>
          <w:tcPr>
            <w:tcW w:w="2119" w:type="dxa"/>
            <w:shd w:val="clear" w:color="auto" w:fill="D9EDF7"/>
            <w:vAlign w:val="center"/>
          </w:tcPr>
          <w:p w14:paraId="5E38E0F7"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Kusurlu Alan Oranı</w:t>
            </w:r>
          </w:p>
        </w:tc>
        <w:tc>
          <w:tcPr>
            <w:tcW w:w="2119" w:type="dxa"/>
            <w:shd w:val="clear" w:color="auto" w:fill="D9EDF7"/>
            <w:vAlign w:val="center"/>
          </w:tcPr>
          <w:p w14:paraId="471B5E77"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Aşınma Faktörü (g/µm)</w:t>
            </w:r>
          </w:p>
        </w:tc>
      </w:tr>
      <w:tr w:rsidR="00154594" w14:paraId="51B0D3FB" w14:textId="77777777">
        <w:trPr>
          <w:cantSplit/>
          <w:jc w:val="center"/>
        </w:trPr>
        <w:tc>
          <w:tcPr>
            <w:tcW w:w="1800" w:type="dxa"/>
            <w:vAlign w:val="center"/>
          </w:tcPr>
          <w:p w14:paraId="2B5A448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AA15</w:t>
            </w:r>
          </w:p>
        </w:tc>
        <w:tc>
          <w:tcPr>
            <w:tcW w:w="1800" w:type="dxa"/>
            <w:vAlign w:val="center"/>
          </w:tcPr>
          <w:p w14:paraId="4103087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24</w:t>
            </w:r>
          </w:p>
        </w:tc>
        <w:tc>
          <w:tcPr>
            <w:tcW w:w="1800" w:type="dxa"/>
            <w:vAlign w:val="center"/>
          </w:tcPr>
          <w:p w14:paraId="2C68B1B5"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9</w:t>
            </w:r>
          </w:p>
        </w:tc>
        <w:tc>
          <w:tcPr>
            <w:tcW w:w="2119" w:type="dxa"/>
            <w:vAlign w:val="center"/>
          </w:tcPr>
          <w:p w14:paraId="4776414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%0,1</w:t>
            </w:r>
          </w:p>
        </w:tc>
        <w:tc>
          <w:tcPr>
            <w:tcW w:w="2119" w:type="dxa"/>
            <w:vAlign w:val="center"/>
          </w:tcPr>
          <w:p w14:paraId="1EB2F01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300</w:t>
            </w:r>
          </w:p>
        </w:tc>
      </w:tr>
    </w:tbl>
    <w:p w14:paraId="07C11E2D"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2" w:name="_Toc242444436"/>
      <w:r>
        <w:rPr>
          <w:rFonts w:ascii="Arial" w:eastAsia="Arial" w:hAnsi="Arial" w:cs="Arial"/>
          <w:b/>
          <w:bCs/>
          <w:sz w:val="20"/>
          <w:szCs w:val="20"/>
          <w:lang w:val="tr-TR"/>
        </w:rPr>
        <w:t>5.5</w:t>
        <w:tab/>
        <w:t>Köşe Birleştirme ve Köşe Takozu</w:t>
      </w:r>
      <w:bookmarkEnd w:id="12"/>
    </w:p>
    <w:p w14:paraId="16AF5D99"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Çerçeveler birleştirildiğinde köşe noktaları arasındaki mesafe ≤ 0,2 mm, iki birleşme noktası arasındaki kot farkı ≤ 0,3 mm olmalıdır. Köşe takozunun ölçüleri teknik çizime, alüminyum takozun alaşım ve durumu Çizelge 3’e uygun olmalıdır.</w:t>
      </w:r>
    </w:p>
    <w:p w14:paraId="60A6615D"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Kısa çerçeve köşe takozlarıyla birleştirildikten sonra köşe takozu, en az 20 kg kütleli kalibre ağırlıkla (≈ 196 N) 1 saat süreyle yüklendiğinde yerinden çıkmamalıdır (statik askı deneyi). Köşe takozu çekme kuvveti ≥ 200 N olmalı; köşe takozları garanti süresi boyunca sağlam kalmalıdır.</w:t>
      </w:r>
    </w:p>
    <w:p w14:paraId="69F2221F"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3" w:name="_Toc242444437"/>
      <w:r>
        <w:rPr>
          <w:rFonts w:ascii="Arial" w:eastAsia="Arial" w:hAnsi="Arial" w:cs="Arial"/>
          <w:b/>
          <w:bCs/>
          <w:sz w:val="20"/>
          <w:szCs w:val="20"/>
          <w:lang w:val="tr-TR"/>
        </w:rPr>
        <w:t>5.6</w:t>
        <w:tab/>
        <w:t>Çevresel Yaşlanma Dayanımı</w:t>
      </w:r>
      <w:bookmarkEnd w:id="13"/>
    </w:p>
    <w:p w14:paraId="0913EA57"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Çevresel yaşlanma dayanımı her iki çerçeve türü için geçerlidir. IEC 61730-1:2023 Md. 6.5.1’e göre modülde kullanılan bütün malzemeler öngörülen kullanım ömrü boyunca uygulamadaki çevresel gerilmelere dayanmalıdır. Çerçeve, modülle birlikte IEC 61215-1:2021 ve IEC 61215-2:2021 iklimsel deneylerine tabi tutulur. Deneylerden sonra görsel muayene IEC 61215-2 MQT 01 ve IEC 61730-2 MST 01’e göre yapılır.</w:t>
      </w:r>
    </w:p>
    <w:p w14:paraId="5C11AE5F"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Çerçeve için uygulanacak deneyler ve deney sonrası şartlar Çizelge 11’de verilmiştir.</w:t>
      </w:r>
    </w:p>
    <w:p w14:paraId="2D5B5724"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11 – Çevresel yaşlanma deneyleri</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0"/>
        <w:gridCol w:w="1500"/>
        <w:gridCol w:w="3600"/>
        <w:gridCol w:w="2350"/>
        <w:gridCol w:w="1738"/>
      </w:tblGrid>
      <w:tr w:rsidR="00154594" w14:paraId="6634B346" w14:textId="77777777">
        <w:trPr>
          <w:cantSplit/>
          <w:tblHeader/>
          <w:jc w:val="center"/>
        </w:trPr>
        <w:tc>
          <w:tcPr>
            <w:tcW w:w="450" w:type="dxa"/>
            <w:shd w:val="clear" w:color="auto" w:fill="D9EDF7"/>
            <w:vAlign w:val="center"/>
          </w:tcPr>
          <w:p w14:paraId="242AD7BF"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No</w:t>
            </w:r>
          </w:p>
        </w:tc>
        <w:tc>
          <w:tcPr>
            <w:tcW w:w="1500" w:type="dxa"/>
            <w:shd w:val="clear" w:color="auto" w:fill="D9EDF7"/>
            <w:vAlign w:val="center"/>
          </w:tcPr>
          <w:p w14:paraId="1AA381CC"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Deney</w:t>
            </w:r>
          </w:p>
        </w:tc>
        <w:tc>
          <w:tcPr>
            <w:tcW w:w="3600" w:type="dxa"/>
            <w:shd w:val="clear" w:color="auto" w:fill="D9EDF7"/>
            <w:vAlign w:val="center"/>
          </w:tcPr>
          <w:p w14:paraId="0DB7268F"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Uygulama</w:t>
            </w:r>
          </w:p>
        </w:tc>
        <w:tc>
          <w:tcPr>
            <w:tcW w:w="2350" w:type="dxa"/>
            <w:shd w:val="clear" w:color="auto" w:fill="D9EDF7"/>
            <w:vAlign w:val="center"/>
          </w:tcPr>
          <w:p w14:paraId="464EFF4F"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Deney Sonrası Şart</w:t>
            </w:r>
          </w:p>
        </w:tc>
        <w:tc>
          <w:tcPr>
            <w:tcW w:w="1738" w:type="dxa"/>
            <w:shd w:val="clear" w:color="auto" w:fill="D9EDF7"/>
            <w:vAlign w:val="center"/>
          </w:tcPr>
          <w:p w14:paraId="5FA55EDA"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Dayanak</w:t>
            </w:r>
          </w:p>
        </w:tc>
      </w:tr>
      <w:tr w:rsidR="00154594" w14:paraId="2A85AAD9" w14:textId="77777777">
        <w:trPr>
          <w:cantSplit/>
          <w:jc w:val="center"/>
        </w:trPr>
        <w:tc>
          <w:tcPr>
            <w:tcW w:w="450" w:type="dxa"/>
            <w:vAlign w:val="center"/>
          </w:tcPr>
          <w:p w14:paraId="0ECE7BB8"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w:t>
            </w:r>
          </w:p>
        </w:tc>
        <w:tc>
          <w:tcPr>
            <w:tcW w:w="1500" w:type="dxa"/>
            <w:vAlign w:val="center"/>
          </w:tcPr>
          <w:p w14:paraId="226CFBEA"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UV ön şartlandırma</w:t>
            </w:r>
          </w:p>
        </w:tc>
        <w:tc>
          <w:tcPr>
            <w:tcW w:w="3600" w:type="dxa"/>
            <w:vAlign w:val="center"/>
          </w:tcPr>
          <w:p w14:paraId="4A091114"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Modül sıcaklığı (60 ± 5) °C; 280–400 nm aralığında en az 15 kWh/m² toplam UV ışınımı; 280–320 nm aralığının payı %3–10.</w:t>
            </w:r>
          </w:p>
        </w:tc>
        <w:tc>
          <w:tcPr>
            <w:tcW w:w="2350" w:type="dxa"/>
            <w:vMerge w:val="restart"/>
            <w:vAlign w:val="center"/>
          </w:tcPr>
          <w:p w14:paraId="58E11AA2"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a) Çizelge 5’teki görünüm kriterleri sağlanmalı; kaplamada kabarma, soyulma, tebeşirlenme, belirgin renk değişimi veya korozyon olmamalı (kompozit kaplamada GB/T 1766’ya göre değerlendirilir)</w:t>
            </w:r>
          </w:p>
          <w:p w14:paraId="4EC7A80B"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b) Köşe takozu çekme kuvveti ≥ 200 N</w:t>
            </w:r>
          </w:p>
          <w:p w14:paraId="5C869D1D"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c) Mekanik özellikler: alüminyumda Çizelge 2’deki değerler; kompozitte eğilme ve çekme dayanımı ≥ 600 MPa, tabakalar arası kayma dayanımı ≥ 35 MPa</w:t>
            </w:r>
          </w:p>
        </w:tc>
        <w:tc>
          <w:tcPr>
            <w:tcW w:w="1738" w:type="dxa"/>
            <w:vAlign w:val="center"/>
          </w:tcPr>
          <w:p w14:paraId="334649B0"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IEC 61215-2:2021 MQT 10</w:t>
            </w:r>
          </w:p>
        </w:tc>
      </w:tr>
      <w:tr w:rsidR="00154594" w14:paraId="4BB7B098" w14:textId="77777777">
        <w:trPr>
          <w:cantSplit/>
          <w:jc w:val="center"/>
        </w:trPr>
        <w:tc>
          <w:tcPr>
            <w:tcW w:w="450" w:type="dxa"/>
            <w:vAlign w:val="center"/>
          </w:tcPr>
          <w:p w14:paraId="64F80C5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2</w:t>
            </w:r>
          </w:p>
        </w:tc>
        <w:tc>
          <w:tcPr>
            <w:tcW w:w="1500" w:type="dxa"/>
            <w:vAlign w:val="center"/>
          </w:tcPr>
          <w:p w14:paraId="1AFF3B35"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Isıl çevrim (TC200)</w:t>
            </w:r>
          </w:p>
        </w:tc>
        <w:tc>
          <w:tcPr>
            <w:tcW w:w="3600" w:type="dxa"/>
            <w:vAlign w:val="center"/>
          </w:tcPr>
          <w:p w14:paraId="4C8F178D"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IEC 61215-2 MQT 11’e göre 200 çevrim.</w:t>
            </w:r>
          </w:p>
        </w:tc>
        <w:tc>
          <w:tcPr>
            <w:tcW w:w="2350" w:type="dxa"/>
            <w:vMerge/>
            <w:vAlign w:val="center"/>
          </w:tcPr>
          <w:p w14:paraId="28875803" w14:textId="77777777" w:rsidR="00154594" w:rsidRDefault="00154594">
            <w:pPr>
              <w:keepNext/>
              <w:widowControl/>
              <w:spacing w:before="20" w:after="20"/>
              <w:rPr>
                <w:rFonts w:ascii="Arial" w:eastAsia="Arial" w:hAnsi="Arial" w:cs="Arial"/>
                <w:sz w:val="18"/>
                <w:szCs w:val="18"/>
                <w:lang w:val="tr-TR"/>
              </w:rPr>
            </w:pPr>
          </w:p>
        </w:tc>
        <w:tc>
          <w:tcPr>
            <w:tcW w:w="1738" w:type="dxa"/>
            <w:vAlign w:val="center"/>
          </w:tcPr>
          <w:p w14:paraId="6B48321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IEC 61215-2:2021 MQT 11</w:t>
            </w:r>
          </w:p>
        </w:tc>
      </w:tr>
      <w:tr w:rsidR="00154594" w14:paraId="392AFE23" w14:textId="77777777">
        <w:trPr>
          <w:cantSplit/>
          <w:jc w:val="center"/>
        </w:trPr>
        <w:tc>
          <w:tcPr>
            <w:tcW w:w="450" w:type="dxa"/>
            <w:vAlign w:val="center"/>
          </w:tcPr>
          <w:p w14:paraId="60FE8F4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3</w:t>
            </w:r>
          </w:p>
        </w:tc>
        <w:tc>
          <w:tcPr>
            <w:tcW w:w="1500" w:type="dxa"/>
            <w:vAlign w:val="center"/>
          </w:tcPr>
          <w:p w14:paraId="20CAC13A"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Nemli dondurma (HF10)</w:t>
            </w:r>
          </w:p>
        </w:tc>
        <w:tc>
          <w:tcPr>
            <w:tcW w:w="3600" w:type="dxa"/>
            <w:vAlign w:val="center"/>
          </w:tcPr>
          <w:p w14:paraId="1D639747"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IEC 61215-2 MQT 12’ye göre 10 çevrim.</w:t>
            </w:r>
          </w:p>
        </w:tc>
        <w:tc>
          <w:tcPr>
            <w:tcW w:w="2350" w:type="dxa"/>
            <w:vMerge/>
            <w:vAlign w:val="center"/>
          </w:tcPr>
          <w:p w14:paraId="10AF4408" w14:textId="77777777" w:rsidR="00154594" w:rsidRDefault="00154594">
            <w:pPr>
              <w:keepNext/>
              <w:widowControl/>
              <w:spacing w:before="20" w:after="20"/>
              <w:rPr>
                <w:rFonts w:ascii="Arial" w:eastAsia="Arial" w:hAnsi="Arial" w:cs="Arial"/>
                <w:sz w:val="18"/>
                <w:szCs w:val="18"/>
                <w:lang w:val="tr-TR"/>
              </w:rPr>
            </w:pPr>
          </w:p>
        </w:tc>
        <w:tc>
          <w:tcPr>
            <w:tcW w:w="1738" w:type="dxa"/>
            <w:vAlign w:val="center"/>
          </w:tcPr>
          <w:p w14:paraId="2ED1941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IEC 61215-2:2021 MQT 12</w:t>
            </w:r>
          </w:p>
        </w:tc>
      </w:tr>
      <w:tr w:rsidR="00154594" w14:paraId="21A157E8" w14:textId="77777777">
        <w:trPr>
          <w:cantSplit/>
          <w:jc w:val="center"/>
        </w:trPr>
        <w:tc>
          <w:tcPr>
            <w:tcW w:w="450" w:type="dxa"/>
            <w:vAlign w:val="center"/>
          </w:tcPr>
          <w:p w14:paraId="41645F0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4</w:t>
            </w:r>
          </w:p>
        </w:tc>
        <w:tc>
          <w:tcPr>
            <w:tcW w:w="1500" w:type="dxa"/>
            <w:vAlign w:val="center"/>
          </w:tcPr>
          <w:p w14:paraId="429D7E7B"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Nemli ısı (DH1000)</w:t>
            </w:r>
          </w:p>
        </w:tc>
        <w:tc>
          <w:tcPr>
            <w:tcW w:w="3600" w:type="dxa"/>
            <w:vAlign w:val="center"/>
          </w:tcPr>
          <w:p w14:paraId="2F0A1BB6"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IEC 61215-2 MQT 13’e göre 1000 saat.</w:t>
            </w:r>
          </w:p>
        </w:tc>
        <w:tc>
          <w:tcPr>
            <w:tcW w:w="2350" w:type="dxa"/>
            <w:vMerge/>
            <w:vAlign w:val="center"/>
          </w:tcPr>
          <w:p w14:paraId="31D5E597" w14:textId="77777777" w:rsidR="00154594" w:rsidRDefault="00154594">
            <w:pPr>
              <w:keepNext/>
              <w:widowControl/>
              <w:spacing w:before="20" w:after="20"/>
              <w:rPr>
                <w:rFonts w:ascii="Arial" w:eastAsia="Arial" w:hAnsi="Arial" w:cs="Arial"/>
                <w:sz w:val="18"/>
                <w:szCs w:val="18"/>
                <w:lang w:val="tr-TR"/>
              </w:rPr>
            </w:pPr>
          </w:p>
        </w:tc>
        <w:tc>
          <w:tcPr>
            <w:tcW w:w="1738" w:type="dxa"/>
            <w:vAlign w:val="center"/>
          </w:tcPr>
          <w:p w14:paraId="75D5AED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IEC 61215-2:2021 MQT 13</w:t>
            </w:r>
          </w:p>
        </w:tc>
      </w:tr>
      <w:tr w:rsidR="00154594" w14:paraId="0E4BF9AC" w14:textId="77777777">
        <w:trPr>
          <w:cantSplit/>
          <w:jc w:val="center"/>
        </w:trPr>
        <w:tc>
          <w:tcPr>
            <w:tcW w:w="450" w:type="dxa"/>
            <w:vAlign w:val="center"/>
          </w:tcPr>
          <w:p w14:paraId="45B6250A"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5</w:t>
            </w:r>
          </w:p>
        </w:tc>
        <w:tc>
          <w:tcPr>
            <w:tcW w:w="1500" w:type="dxa"/>
            <w:vAlign w:val="center"/>
          </w:tcPr>
          <w:p w14:paraId="77B7CE97"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Nemli UV</w:t>
            </w:r>
          </w:p>
        </w:tc>
        <w:tc>
          <w:tcPr>
            <w:tcW w:w="3600" w:type="dxa"/>
            <w:vAlign w:val="center"/>
          </w:tcPr>
          <w:p w14:paraId="617D6E84"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Toplam UV dozu 60 kWh/m²; numune sıcaklığı (85 ± 2) °C; bağıl nem (85 ± 5) %; UVA 320–400 nm; UVB 280–320 nm; UVB ışınımı toplam bant ışınımının %3–10’u; 280–400 nm aralığında ışınım şiddeti ≥ 150 W/m².</w:t>
            </w:r>
          </w:p>
        </w:tc>
        <w:tc>
          <w:tcPr>
            <w:tcW w:w="2350" w:type="dxa"/>
            <w:vMerge/>
            <w:vAlign w:val="center"/>
          </w:tcPr>
          <w:p w14:paraId="24059AF1" w14:textId="77777777" w:rsidR="00154594" w:rsidRDefault="00154594">
            <w:pPr>
              <w:keepNext/>
              <w:widowControl/>
              <w:spacing w:before="20" w:after="20"/>
              <w:rPr>
                <w:rFonts w:ascii="Arial" w:eastAsia="Arial" w:hAnsi="Arial" w:cs="Arial"/>
                <w:sz w:val="18"/>
                <w:szCs w:val="18"/>
                <w:lang w:val="tr-TR"/>
              </w:rPr>
            </w:pPr>
          </w:p>
        </w:tc>
        <w:tc>
          <w:tcPr>
            <w:tcW w:w="1738" w:type="dxa"/>
            <w:vAlign w:val="center"/>
          </w:tcPr>
          <w:p w14:paraId="0615D2F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Tedarikçi tip deneyi</w:t>
            </w:r>
          </w:p>
        </w:tc>
      </w:tr>
      <w:tr w:rsidR="00154594" w14:paraId="2773369A" w14:textId="77777777">
        <w:trPr>
          <w:cantSplit/>
          <w:jc w:val="center"/>
        </w:trPr>
        <w:tc>
          <w:tcPr>
            <w:tcW w:w="450" w:type="dxa"/>
            <w:vAlign w:val="center"/>
          </w:tcPr>
          <w:p w14:paraId="13B5F316"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6</w:t>
            </w:r>
          </w:p>
        </w:tc>
        <w:tc>
          <w:tcPr>
            <w:tcW w:w="1500" w:type="dxa"/>
            <w:vAlign w:val="center"/>
          </w:tcPr>
          <w:p w14:paraId="463B3DED"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Tuz sisi</w:t>
            </w:r>
          </w:p>
        </w:tc>
        <w:tc>
          <w:tcPr>
            <w:tcW w:w="3600" w:type="dxa"/>
            <w:vAlign w:val="center"/>
          </w:tcPr>
          <w:p w14:paraId="69C38A02" w14:textId="77777777" w:rsidR="00154594" w:rsidRDefault="003622A6">
            <w:pPr>
              <w:keepNext/>
              <w:widowControl/>
              <w:spacing w:before="20" w:after="20"/>
              <w:rPr>
                <w:rFonts w:ascii="Arial" w:eastAsia="Arial" w:hAnsi="Arial" w:cs="Arial"/>
                <w:sz w:val="18"/>
                <w:szCs w:val="18"/>
                <w:lang w:val="tr-TR"/>
              </w:rPr>
            </w:pPr>
            <w:r>
              <w:rPr>
                <w:rFonts w:ascii="Arial" w:eastAsia="Arial" w:hAnsi="Arial" w:cs="Arial"/>
                <w:sz w:val="18"/>
                <w:szCs w:val="18"/>
                <w:lang w:val="tr-TR"/>
              </w:rPr>
              <w:t>Kuruluma göre seçilen şiddet seviyesinde modül deneyi; çerçeve malzemesi için Madde 5.4.1.</w:t>
            </w:r>
          </w:p>
        </w:tc>
        <w:tc>
          <w:tcPr>
            <w:tcW w:w="2350" w:type="dxa"/>
            <w:vMerge/>
            <w:vAlign w:val="center"/>
          </w:tcPr>
          <w:p w14:paraId="0D92518F" w14:textId="77777777" w:rsidR="00154594" w:rsidRDefault="00154594">
            <w:pPr>
              <w:keepNext/>
              <w:widowControl/>
              <w:spacing w:before="20" w:after="20"/>
              <w:rPr>
                <w:rFonts w:ascii="Arial" w:eastAsia="Arial" w:hAnsi="Arial" w:cs="Arial"/>
                <w:sz w:val="18"/>
                <w:szCs w:val="18"/>
                <w:lang w:val="tr-TR"/>
              </w:rPr>
            </w:pPr>
          </w:p>
        </w:tc>
        <w:tc>
          <w:tcPr>
            <w:tcW w:w="1738" w:type="dxa"/>
            <w:vAlign w:val="center"/>
          </w:tcPr>
          <w:p w14:paraId="414FA4D4"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IEC 61701:2020</w:t>
            </w:r>
          </w:p>
        </w:tc>
      </w:tr>
      <w:tr w:rsidR="00154594" w14:paraId="193C573A" w14:textId="77777777">
        <w:trPr>
          <w:cantSplit/>
          <w:jc w:val="center"/>
        </w:trPr>
        <w:tc>
          <w:tcPr>
            <w:tcW w:w="450" w:type="dxa"/>
            <w:vAlign w:val="center"/>
          </w:tcPr>
          <w:p w14:paraId="0A0286C5"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7</w:t>
            </w:r>
          </w:p>
        </w:tc>
        <w:tc>
          <w:tcPr>
            <w:tcW w:w="1500" w:type="dxa"/>
            <w:vAlign w:val="center"/>
          </w:tcPr>
          <w:p w14:paraId="1DF8D85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Amonyak korozyonu</w:t>
            </w:r>
          </w:p>
        </w:tc>
        <w:tc>
          <w:tcPr>
            <w:tcW w:w="3600" w:type="dxa"/>
            <w:vAlign w:val="center"/>
          </w:tcPr>
          <w:p w14:paraId="6E90FC0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Ahır, sera gibi amonyaklı ortamlara kurulacak modüllerde uygulanır.</w:t>
            </w:r>
          </w:p>
        </w:tc>
        <w:tc>
          <w:tcPr>
            <w:tcW w:w="2350" w:type="dxa"/>
            <w:vMerge/>
            <w:vAlign w:val="center"/>
          </w:tcPr>
          <w:p w14:paraId="4B2100F1" w14:textId="77777777" w:rsidR="00154594" w:rsidRDefault="00154594">
            <w:pPr>
              <w:widowControl/>
              <w:spacing w:before="20" w:after="20"/>
              <w:rPr>
                <w:rFonts w:ascii="Arial" w:eastAsia="Arial" w:hAnsi="Arial" w:cs="Arial"/>
                <w:sz w:val="18"/>
                <w:szCs w:val="18"/>
                <w:lang w:val="tr-TR"/>
              </w:rPr>
            </w:pPr>
          </w:p>
        </w:tc>
        <w:tc>
          <w:tcPr>
            <w:tcW w:w="1738" w:type="dxa"/>
            <w:vAlign w:val="center"/>
          </w:tcPr>
          <w:p w14:paraId="4C2DEF2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IEC 62716</w:t>
            </w:r>
          </w:p>
        </w:tc>
      </w:tr>
    </w:tbl>
    <w:p w14:paraId="3AEB1E6B" w14:textId="77777777" w:rsidR="00154594" w:rsidRDefault="003622A6">
      <w:pPr>
        <w:widowControl/>
        <w:spacing w:before="160" w:after="120" w:line="264" w:lineRule="auto"/>
        <w:jc w:val="both"/>
        <w:rPr>
          <w:rFonts w:ascii="Arial" w:eastAsia="Arial" w:hAnsi="Arial" w:cs="Arial"/>
          <w:sz w:val="18"/>
          <w:szCs w:val="18"/>
          <w:lang w:val="tr-TR"/>
        </w:rPr>
      </w:pPr>
      <w:r>
        <w:rPr>
          <w:rFonts w:ascii="Arial" w:eastAsia="Arial" w:hAnsi="Arial" w:cs="Arial"/>
          <w:sz w:val="18"/>
          <w:szCs w:val="18"/>
          <w:lang w:val="tr-TR"/>
        </w:rPr>
        <w:t>Not: IEC 61730-1:2023 Md. 6.2.3.2’ye göre modülün IEC 61701 ve IEC 62716’ya göre değerlendirilip değerlendirilmediği ve kullanılan deney yöntemi modül dokümantasyonunda belirtilir.</w:t>
      </w:r>
    </w:p>
    <w:p w14:paraId="68FABA3F"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5.6.1</w:t>
        <w:tab/>
        <w:t>Alüminyum Çerçeve (Metalik Malzeme)</w:t>
      </w:r>
    </w:p>
    <w:p w14:paraId="75C7F8BF"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IEC 61730-1:2023 Md. 6.5.3.1’e göre:</w:t>
      </w:r>
    </w:p>
    <w:p w14:paraId="139EACE1"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lastRenderedPageBreak/>
        <w:t>a)</w:t>
        <w:tab/>
        <w:t>Alüminyum çerçeve en az ISO 9224:2012 Ek B Çizelge B.1’deki C2 atmosferik korozivite kategorisine dayanacak şekilde tasarlanmalıdır. Modülün kurulacağı yere göre daha yüksek koruma seviyesi (C3 veya C4) gerekebilir; bu durumda sipariş şartında belirtilir.</w:t>
      </w:r>
    </w:p>
    <w:p w14:paraId="495AE005"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b)</w:t>
        <w:tab/>
        <w:t>Islak veya nemli iklimlerde kullanılan metalik parçalar, elektrokimyasal potansiyelleri 600 mV’tan fazla farklı olan başka metalik parçalarla temas etmemelidir (IEC 60950-1:2005 Çizelge J.1). Bu fark ancak temas noktaları kuru kalacak şekilde tasarlanmışsa kabul edilir. Çerçeve, takoz, topraklama elemanı ve montaj bağlantı elemanları bu şarta göre seçilir.</w:t>
      </w:r>
    </w:p>
    <w:p w14:paraId="3E510711"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c)</w:t>
        <w:tab/>
        <w:t>Kesilmiş kenarlar ve delikler ayrıca korunmak zorunda değildir; ancak bu bölgelerde oluşabilecek korozyon mekanik bağlantıyı, montajı veya yapısal performansı bozmamalıdır.</w:t>
      </w:r>
    </w:p>
    <w:p w14:paraId="4588FC8E"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Uygunluk görsel muayeneyle (MST 01) kontrol edilir. Kaplama korozyon dayanımı Madde 5.4’e göre doğrulanır.</w:t>
      </w:r>
    </w:p>
    <w:p w14:paraId="334DA436"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5.6.2</w:t>
        <w:tab/>
        <w:t>Kompozit Çerçeve (Polimerik Malzeme)</w:t>
      </w:r>
    </w:p>
    <w:p w14:paraId="44A1702D"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IEC 61730-1:2023 Md. 6.5.2.4’e göre mekanik işlev gören rijit polimerik malzemeler (polimerik çerçeve dâhil) aşağıdaki deneyleri geçmelidir:</w:t>
      </w:r>
    </w:p>
    <w:p w14:paraId="00594FE9"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a)</w:t>
        <w:tab/>
        <w:t>Düşük sıcaklıkta mekanik dayanım: IEC 62790:2020 Md. 5.3.8, ardından IEC 61730-2 MST 01 görsel muayene.</w:t>
      </w:r>
    </w:p>
    <w:p w14:paraId="7D5B3DC9"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b)</w:t>
        <w:tab/>
        <w:t>Hava koşullarına dayanım: IEC 62790:2020 Md. 5.3.11, ardından IEC 61730-2 MST 01 görsel muayene.</w:t>
      </w:r>
    </w:p>
    <w:p w14:paraId="305E454D"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c)</w:t>
        <w:tab/>
        <w:t>Yanabilirlik sınıfı: IEC 60695-11-10’a göre en az V-1.</w:t>
      </w:r>
    </w:p>
    <w:p w14:paraId="2B9577CF"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d)</w:t>
        <w:tab/>
        <w:t>Bilye basınç deneyi: IEC 60695-10-2’ye göre 90 °C’de, iz çapı &lt; 2 mm.</w:t>
      </w:r>
    </w:p>
    <w:p w14:paraId="20221C10"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e)</w:t>
        <w:tab/>
        <w:t>Bağıl sıcaklık indeksi RTI/RTE/TI ≥ 90 °C: IEC 60216-5 ve IEC 60216-6 (yalnız mekanik), UL 746B (darbeli mekanik).</w:t>
      </w:r>
    </w:p>
    <w:p w14:paraId="579B5FD0"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Bu deneylerin raporları tip muayenesi kapsamında tedarikçiden istenir (Madde 5.9).</w:t>
      </w:r>
    </w:p>
    <w:p w14:paraId="7EB78BC5"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4" w:name="_Toc242444438"/>
      <w:r>
        <w:rPr>
          <w:rFonts w:ascii="Arial" w:eastAsia="Arial" w:hAnsi="Arial" w:cs="Arial"/>
          <w:b/>
          <w:bCs/>
          <w:sz w:val="20"/>
          <w:szCs w:val="20"/>
          <w:lang w:val="tr-TR"/>
        </w:rPr>
        <w:t>5.7</w:t>
        <w:tab/>
        <w:t>Statik Mekanik Yük Testi</w:t>
      </w:r>
      <w:bookmarkEnd w:id="14"/>
    </w:p>
    <w:p w14:paraId="627A0345"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Her iki tür:</w:t>
      </w:r>
      <w:r>
        <w:rPr>
          <w:rFonts w:ascii="Arial" w:eastAsia="Arial" w:hAnsi="Arial" w:cs="Arial"/>
          <w:sz w:val="20"/>
          <w:szCs w:val="20"/>
          <w:lang w:val="tr-TR"/>
        </w:rPr>
        <w:tab/>
        <w:t>IEC 61215-2:2021 MQT 16 statik mekanik yük deneyinde modülün üzerine belirli bir süre boyunca basınç uygulanır. Bu basınç, güvenlik faktörü ile birlikte −2400 Pa ve +5400 Pa’dır. Güneş panelinin bu deneyi geçmesindeki en önemli etkenlerden biri çerçeve dayanımıdır; çerçeve en az bu deneyi geçecek kalınlık, malzeme ve dayanımda olmalıdır.</w:t>
      </w:r>
    </w:p>
    <w:p w14:paraId="7DDC4DE5"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5" w:name="_Toc242444439"/>
      <w:r>
        <w:rPr>
          <w:rFonts w:ascii="Arial" w:eastAsia="Arial" w:hAnsi="Arial" w:cs="Arial"/>
          <w:b/>
          <w:bCs/>
          <w:sz w:val="20"/>
          <w:szCs w:val="20"/>
          <w:lang w:val="tr-TR"/>
        </w:rPr>
        <w:t>5.8</w:t>
        <w:tab/>
        <w:t>Kontroller ve Testler İçin Alınacak Örneklem Adedi</w:t>
      </w:r>
      <w:bookmarkEnd w:id="15"/>
    </w:p>
    <w:p w14:paraId="07A5569C" w14:textId="77777777" w:rsidR="00154594" w:rsidRDefault="003622A6">
      <w:pPr>
        <w:widowControl/>
        <w:tabs>
          <w:tab w:val="left" w:pos="1701"/>
        </w:tabs>
        <w:spacing w:after="60" w:line="264" w:lineRule="auto"/>
        <w:ind w:left="1701" w:hanging="1701"/>
        <w:jc w:val="both"/>
        <w:rPr>
          <w:rFonts w:ascii="Arial" w:eastAsia="Arial" w:hAnsi="Arial" w:cs="Arial"/>
          <w:sz w:val="20"/>
          <w:szCs w:val="20"/>
          <w:lang w:val="tr-TR"/>
        </w:rPr>
      </w:pPr>
      <w:r>
        <w:rPr>
          <w:rFonts w:ascii="Arial" w:eastAsia="Arial" w:hAnsi="Arial" w:cs="Arial"/>
          <w:b/>
          <w:bCs/>
          <w:sz w:val="20"/>
          <w:szCs w:val="20"/>
          <w:lang w:val="tr-TR"/>
        </w:rPr>
        <w:t>Her iki tür:</w:t>
      </w:r>
      <w:r>
        <w:rPr>
          <w:rFonts w:ascii="Arial" w:eastAsia="Arial" w:hAnsi="Arial" w:cs="Arial"/>
          <w:sz w:val="20"/>
          <w:szCs w:val="20"/>
          <w:lang w:val="tr-TR"/>
        </w:rPr>
        <w:tab/>
        <w:t>Gelen her parti, kalite kontrol planında TS ISO 2859-1’e göre belirlenen örneklem adedinde kontrol edilir. Örneklemde ret sayısı kadar çerçevede sorun görülürse çerçeveler üretimde kullanılmaya uygun değildir ve parti Kalite tarafından reddedilir. Üretim sırasında sorun çıkması hâlinde sorunlu lot ve diğer lotlar için örneklem tekrarlanır.</w:t>
      </w:r>
    </w:p>
    <w:p w14:paraId="6CF8616E"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6" w:name="_Toc242444440"/>
      <w:r>
        <w:rPr>
          <w:rFonts w:ascii="Arial" w:eastAsia="Arial" w:hAnsi="Arial" w:cs="Arial"/>
          <w:b/>
          <w:bCs/>
          <w:sz w:val="20"/>
          <w:szCs w:val="20"/>
          <w:lang w:val="tr-TR"/>
        </w:rPr>
        <w:t>5.9</w:t>
        <w:tab/>
        <w:t>Tedarikçi Muayeneleri ve Sevkiyat Belgeleri</w:t>
      </w:r>
      <w:bookmarkEnd w:id="16"/>
    </w:p>
    <w:p w14:paraId="0FBEB319"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Tedarikçi her sevkiyatı sevk öncesi son kontrolden geçirir. Aşağıdaki belgeler her iki çerçeve türü için her sevkiyattan önce ELİN A.Ş.’ye iletilir ve ürünle birlikte gönderilir:</w:t>
      </w:r>
    </w:p>
    <w:p w14:paraId="21E97C8F"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a)</w:t>
        <w:tab/>
      </w:r>
      <w:r>
        <w:rPr>
          <w:rFonts w:ascii="Arial" w:eastAsia="Arial" w:hAnsi="Arial" w:cs="Arial"/>
          <w:b/>
          <w:bCs/>
          <w:sz w:val="20"/>
          <w:szCs w:val="20"/>
          <w:lang w:val="tr-TR"/>
        </w:rPr>
        <w:t>Analiz Sertifikası (CoA):</w:t>
      </w:r>
      <w:r>
        <w:rPr>
          <w:rFonts w:ascii="Arial" w:eastAsia="Arial" w:hAnsi="Arial" w:cs="Arial"/>
          <w:sz w:val="20"/>
          <w:szCs w:val="20"/>
          <w:lang w:val="tr-TR"/>
        </w:rPr>
        <w:t xml:space="preserve"> Her lot için EN 10204 tip 3.1 muayene sertifikası olarak</w:t>
      </w:r>
      <w:ins w:id="9007" w:author="Claude" w:date="2026-10-09T00:00:00Z">
        <w:r>
          <w:rPr>
            <w:rFonts w:ascii="Arial" w:eastAsia="Arial" w:hAnsi="Arial" w:cs="Arial"/>
            <w:sz w:val="20"/>
            <w:szCs w:val="20"/>
            <w:lang w:val="tr-TR"/>
          </w:rPr>
          <w:t xml:space="preserve">, EN.KL-FR-30 Analiz Sertifika Formu’ndaki bilgileri kapsayacak şekilde</w:t>
        </w:r>
      </w:ins>
      <w:r>
        <w:rPr>
          <w:rFonts w:ascii="Arial" w:eastAsia="Arial" w:hAnsi="Arial" w:cs="Arial"/>
          <w:sz w:val="20"/>
          <w:szCs w:val="20"/>
          <w:lang w:val="tr-TR"/>
        </w:rPr>
        <w:t xml:space="preserve"> düzenlenir ve lota ait kimyasal ve mekanik deney sonuçlarını içermelidir.</w:t>
      </w:r>
    </w:p>
    <w:p w14:paraId="155C2F73"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b)</w:t>
        <w:tab/>
      </w:r>
      <w:r>
        <w:rPr>
          <w:rFonts w:ascii="Arial" w:eastAsia="Arial" w:hAnsi="Arial" w:cs="Arial"/>
          <w:b/>
          <w:bCs/>
          <w:sz w:val="20"/>
          <w:szCs w:val="20"/>
          <w:lang w:val="tr-TR"/>
        </w:rPr>
        <w:t>Çıkış Muayene Raporu:</w:t>
      </w:r>
      <w:r>
        <w:rPr>
          <w:rFonts w:ascii="Arial" w:eastAsia="Arial" w:hAnsi="Arial" w:cs="Arial"/>
          <w:sz w:val="20"/>
          <w:szCs w:val="20"/>
          <w:lang w:val="tr-TR"/>
        </w:rPr>
        <w:t xml:space="preserve"> Görünüm, boyut, kaplama kalınlığı ve köşe takozu çekme kuvveti; kompozitte ayrıca Barcol sertliği, kaplama yapışması, parlaklık ve renk farkı kontrol sonuçlarını içermelidir.</w:t>
      </w:r>
    </w:p>
    <w:p w14:paraId="0C951CC8"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c)</w:t>
        <w:tab/>
      </w:r>
      <w:r>
        <w:rPr>
          <w:rFonts w:ascii="Arial" w:eastAsia="Arial" w:hAnsi="Arial" w:cs="Arial"/>
          <w:b/>
          <w:bCs/>
          <w:sz w:val="20"/>
          <w:szCs w:val="20"/>
          <w:lang w:val="tr-TR"/>
        </w:rPr>
        <w:t>Periyodik deney raporları:</w:t>
      </w:r>
      <w:r>
        <w:rPr>
          <w:rFonts w:ascii="Arial" w:eastAsia="Arial" w:hAnsi="Arial" w:cs="Arial"/>
          <w:sz w:val="20"/>
          <w:szCs w:val="20"/>
          <w:lang w:val="tr-TR"/>
        </w:rPr>
        <w:t xml:space="preserve"> Tuz dayanım, aşınma ve çevresel yaşlanma deneylerinin geçerli raporlarıdır (Madde 5.4 ve 5.6). Talep edildiğinde güncel rapor sağlanır.</w:t>
      </w:r>
    </w:p>
    <w:p w14:paraId="4F7DDB81"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d)</w:t>
        <w:tab/>
      </w:r>
      <w:r>
        <w:rPr>
          <w:rFonts w:ascii="Arial" w:eastAsia="Arial" w:hAnsi="Arial" w:cs="Arial"/>
          <w:b/>
          <w:bCs/>
          <w:sz w:val="20"/>
          <w:szCs w:val="20"/>
          <w:lang w:val="tr-TR"/>
        </w:rPr>
        <w:t>Paket listesi:</w:t>
      </w:r>
      <w:r>
        <w:rPr>
          <w:rFonts w:ascii="Arial" w:eastAsia="Arial" w:hAnsi="Arial" w:cs="Arial"/>
          <w:sz w:val="20"/>
          <w:szCs w:val="20"/>
          <w:lang w:val="tr-TR"/>
        </w:rPr>
        <w:t xml:space="preserve"> Her pakette bulunur.</w:t>
      </w:r>
    </w:p>
    <w:p w14:paraId="2A5ABC35"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 xml:space="preserve">Tip muayenesi; ürün bileşiminde veya üretim prosesinde önemli değişiklik olduğunda, 6 aydan uzun süre durdurulan üretim yeniden başlatıldığında ve yetkili kalite denetim kuruluşlarınca istendiğinde yapılır ve raporu </w:t>
        <w:lastRenderedPageBreak/>
        <w:t>ELİN A.Ş.’ye iletilir. ELİN A.Ş., tedarikçiyi yılda bir kez denetleme, tedarikçinin orijinal deney raporlarını inceleme ve kopyalarını isteme hakkına sahiptir.</w:t>
      </w:r>
    </w:p>
    <w:p w14:paraId="75F2F6A5" w14:textId="77777777" w:rsidR="00154594" w:rsidRDefault="003622A6">
      <w:pPr>
        <w:keepNext/>
        <w:keepLines/>
        <w:widowControl/>
        <w:tabs>
          <w:tab w:val="left" w:pos="567"/>
        </w:tabs>
        <w:spacing w:before="240" w:after="120" w:line="264" w:lineRule="auto"/>
        <w:outlineLvl w:val="0"/>
        <w:rPr>
          <w:rFonts w:ascii="Arial" w:eastAsia="Arial" w:hAnsi="Arial" w:cs="Arial"/>
          <w:b/>
          <w:bCs/>
          <w:sz w:val="20"/>
          <w:szCs w:val="20"/>
          <w:lang w:val="tr-TR"/>
        </w:rPr>
      </w:pPr>
      <w:bookmarkStart w:id="17" w:name="_Toc242444441"/>
      <w:r>
        <w:rPr>
          <w:rFonts w:ascii="Arial" w:eastAsia="Arial" w:hAnsi="Arial" w:cs="Arial"/>
          <w:b/>
          <w:bCs/>
          <w:sz w:val="20"/>
          <w:szCs w:val="20"/>
          <w:lang w:val="tr-TR"/>
        </w:rPr>
        <w:t>6.</w:t>
        <w:tab/>
        <w:t>REFERANS DOKÜMANLAR</w:t>
      </w:r>
      <w:bookmarkEnd w:id="17"/>
    </w:p>
    <w:p w14:paraId="04ED1D65"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8" w:name="_Toc242444442"/>
      <w:r>
        <w:rPr>
          <w:rFonts w:ascii="Arial" w:eastAsia="Arial" w:hAnsi="Arial" w:cs="Arial"/>
          <w:b/>
          <w:bCs/>
          <w:sz w:val="20"/>
          <w:szCs w:val="20"/>
          <w:lang w:val="tr-TR"/>
        </w:rPr>
        <w:t>6.1</w:t>
        <w:tab/>
        <w:t>Dış Kaynaklı Dokümanlar</w:t>
      </w:r>
      <w:bookmarkEnd w:id="18"/>
    </w:p>
    <w:p w14:paraId="178D4C23"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Bu şartnamede atıf yapılan standartlar Çizelge 12’de standart kuruluşuna ve numarasına göre sıralanmıştır. Tarih verilmeyen atıflarda standardın en güncel baskısı geçerlidir.</w:t>
      </w:r>
    </w:p>
    <w:p w14:paraId="22AEA725"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12 – Referans standartlar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0"/>
        <w:gridCol w:w="2000"/>
        <w:gridCol w:w="5488"/>
        <w:gridCol w:w="1700"/>
      </w:tblGrid>
      <w:tr w:rsidR="00154594" w14:paraId="6CB77C15" w14:textId="77777777">
        <w:trPr>
          <w:cantSplit/>
          <w:tblHeader/>
          <w:jc w:val="center"/>
        </w:trPr>
        <w:tc>
          <w:tcPr>
            <w:tcW w:w="450" w:type="dxa"/>
            <w:shd w:val="clear" w:color="auto" w:fill="D9EDF7"/>
            <w:vAlign w:val="center"/>
          </w:tcPr>
          <w:p w14:paraId="214EF469"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No</w:t>
            </w:r>
          </w:p>
        </w:tc>
        <w:tc>
          <w:tcPr>
            <w:tcW w:w="2000" w:type="dxa"/>
            <w:shd w:val="clear" w:color="auto" w:fill="D9EDF7"/>
            <w:vAlign w:val="center"/>
          </w:tcPr>
          <w:p w14:paraId="6D031BEF"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Standart</w:t>
            </w:r>
          </w:p>
        </w:tc>
        <w:tc>
          <w:tcPr>
            <w:tcW w:w="5488" w:type="dxa"/>
            <w:shd w:val="clear" w:color="auto" w:fill="D9EDF7"/>
            <w:vAlign w:val="center"/>
          </w:tcPr>
          <w:p w14:paraId="2B539E14"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Başlık</w:t>
            </w:r>
          </w:p>
        </w:tc>
        <w:tc>
          <w:tcPr>
            <w:tcW w:w="1700" w:type="dxa"/>
            <w:shd w:val="clear" w:color="auto" w:fill="D9EDF7"/>
            <w:vAlign w:val="center"/>
          </w:tcPr>
          <w:p w14:paraId="41E441A7" w14:textId="77777777" w:rsidR="00154594" w:rsidRDefault="003622A6">
            <w:pPr>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Uygulandığı Çerçeve</w:t>
            </w:r>
          </w:p>
        </w:tc>
      </w:tr>
      <w:tr w:rsidR="00154594" w14:paraId="3777F756" w14:textId="77777777">
        <w:trPr>
          <w:cantSplit/>
          <w:jc w:val="center"/>
        </w:trPr>
        <w:tc>
          <w:tcPr>
            <w:tcW w:w="450" w:type="dxa"/>
            <w:vAlign w:val="center"/>
          </w:tcPr>
          <w:p w14:paraId="5620185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w:t>
            </w:r>
          </w:p>
        </w:tc>
        <w:tc>
          <w:tcPr>
            <w:tcW w:w="2000" w:type="dxa"/>
            <w:vAlign w:val="center"/>
          </w:tcPr>
          <w:p w14:paraId="2853361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573-3</w:t>
            </w:r>
          </w:p>
        </w:tc>
        <w:tc>
          <w:tcPr>
            <w:tcW w:w="5488" w:type="dxa"/>
            <w:vAlign w:val="center"/>
          </w:tcPr>
          <w:p w14:paraId="1B4F2B2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Alüminyum ve alüminyum alaşımları – Dövme ürünlerin kimyasal bileşimi ve şekli – Bölüm 3: Kimyasal bileşim ve ürün şekilleri</w:t>
            </w:r>
          </w:p>
        </w:tc>
        <w:tc>
          <w:tcPr>
            <w:tcW w:w="1700" w:type="dxa"/>
            <w:vAlign w:val="center"/>
          </w:tcPr>
          <w:p w14:paraId="473781B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42C575D7" w14:textId="77777777">
        <w:trPr>
          <w:cantSplit/>
          <w:jc w:val="center"/>
        </w:trPr>
        <w:tc>
          <w:tcPr>
            <w:tcW w:w="450" w:type="dxa"/>
            <w:vAlign w:val="center"/>
          </w:tcPr>
          <w:p w14:paraId="10587E6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w:t>
            </w:r>
          </w:p>
        </w:tc>
        <w:tc>
          <w:tcPr>
            <w:tcW w:w="2000" w:type="dxa"/>
            <w:vAlign w:val="center"/>
          </w:tcPr>
          <w:p w14:paraId="2DF5047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755-2</w:t>
            </w:r>
          </w:p>
        </w:tc>
        <w:tc>
          <w:tcPr>
            <w:tcW w:w="5488" w:type="dxa"/>
            <w:vAlign w:val="center"/>
          </w:tcPr>
          <w:p w14:paraId="2BB8152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Alüminyum ve alüminyum alaşımları – Ekstrüzyon çubuk, boru ve profiller – Bölüm 2: Mekanik özellikler</w:t>
            </w:r>
          </w:p>
        </w:tc>
        <w:tc>
          <w:tcPr>
            <w:tcW w:w="1700" w:type="dxa"/>
            <w:vAlign w:val="center"/>
          </w:tcPr>
          <w:p w14:paraId="50114D0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5A6386DD" w14:textId="77777777">
        <w:trPr>
          <w:cantSplit/>
          <w:jc w:val="center"/>
        </w:trPr>
        <w:tc>
          <w:tcPr>
            <w:tcW w:w="450" w:type="dxa"/>
            <w:vAlign w:val="center"/>
          </w:tcPr>
          <w:p w14:paraId="2C46809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w:t>
            </w:r>
          </w:p>
        </w:tc>
        <w:tc>
          <w:tcPr>
            <w:tcW w:w="2000" w:type="dxa"/>
            <w:vAlign w:val="center"/>
          </w:tcPr>
          <w:p w14:paraId="27BFDF4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755-9</w:t>
            </w:r>
          </w:p>
        </w:tc>
        <w:tc>
          <w:tcPr>
            <w:tcW w:w="5488" w:type="dxa"/>
            <w:vAlign w:val="center"/>
          </w:tcPr>
          <w:p w14:paraId="06E53FA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Alüminyum ve alüminyum alaşımları – Ekstrüzyon çubuk, boru ve profiller – Bölüm 9: Profiller, boyut ve şekil toleransları</w:t>
            </w:r>
          </w:p>
        </w:tc>
        <w:tc>
          <w:tcPr>
            <w:tcW w:w="1700" w:type="dxa"/>
            <w:vAlign w:val="center"/>
          </w:tcPr>
          <w:p w14:paraId="23C868A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4A5F145D" w14:textId="77777777">
        <w:trPr>
          <w:cantSplit/>
          <w:jc w:val="center"/>
        </w:trPr>
        <w:tc>
          <w:tcPr>
            <w:tcW w:w="450" w:type="dxa"/>
            <w:vAlign w:val="center"/>
          </w:tcPr>
          <w:p w14:paraId="3739AEF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w:t>
            </w:r>
          </w:p>
        </w:tc>
        <w:tc>
          <w:tcPr>
            <w:tcW w:w="2000" w:type="dxa"/>
            <w:vAlign w:val="center"/>
          </w:tcPr>
          <w:p w14:paraId="3AFA1C0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10204</w:t>
            </w:r>
          </w:p>
        </w:tc>
        <w:tc>
          <w:tcPr>
            <w:tcW w:w="5488" w:type="dxa"/>
            <w:vAlign w:val="center"/>
          </w:tcPr>
          <w:p w14:paraId="28126B1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Metalik ürünler – Muayene dokümanlarının tipleri</w:t>
            </w:r>
          </w:p>
        </w:tc>
        <w:tc>
          <w:tcPr>
            <w:tcW w:w="1700" w:type="dxa"/>
            <w:vAlign w:val="center"/>
          </w:tcPr>
          <w:p w14:paraId="65A3722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429D7237" w14:textId="77777777">
        <w:trPr>
          <w:cantSplit/>
          <w:jc w:val="center"/>
        </w:trPr>
        <w:tc>
          <w:tcPr>
            <w:tcW w:w="450" w:type="dxa"/>
            <w:vAlign w:val="center"/>
          </w:tcPr>
          <w:p w14:paraId="3C9D179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5</w:t>
            </w:r>
          </w:p>
        </w:tc>
        <w:tc>
          <w:tcPr>
            <w:tcW w:w="2000" w:type="dxa"/>
            <w:vAlign w:val="center"/>
          </w:tcPr>
          <w:p w14:paraId="719ED39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ISO 2360</w:t>
            </w:r>
          </w:p>
        </w:tc>
        <w:tc>
          <w:tcPr>
            <w:tcW w:w="5488" w:type="dxa"/>
            <w:vAlign w:val="center"/>
          </w:tcPr>
          <w:p w14:paraId="752862F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İletken olmayan kaplamalar – Kaplama kalınlığının girdap akımı yöntemiyle ölçülmesi</w:t>
            </w:r>
          </w:p>
        </w:tc>
        <w:tc>
          <w:tcPr>
            <w:tcW w:w="1700" w:type="dxa"/>
            <w:vAlign w:val="center"/>
          </w:tcPr>
          <w:p w14:paraId="29692AD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5485FA3F" w14:textId="77777777">
        <w:trPr>
          <w:cantSplit/>
          <w:jc w:val="center"/>
        </w:trPr>
        <w:tc>
          <w:tcPr>
            <w:tcW w:w="450" w:type="dxa"/>
            <w:vAlign w:val="center"/>
          </w:tcPr>
          <w:p w14:paraId="2D33885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6</w:t>
            </w:r>
          </w:p>
        </w:tc>
        <w:tc>
          <w:tcPr>
            <w:tcW w:w="2000" w:type="dxa"/>
            <w:vAlign w:val="center"/>
          </w:tcPr>
          <w:p w14:paraId="2D023BB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ISO 6506-1</w:t>
            </w:r>
          </w:p>
        </w:tc>
        <w:tc>
          <w:tcPr>
            <w:tcW w:w="5488" w:type="dxa"/>
            <w:vAlign w:val="center"/>
          </w:tcPr>
          <w:p w14:paraId="49B9813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Metalik malzemeler – Brinell sertlik deneyi – Bölüm 1: Deney yöntemi</w:t>
            </w:r>
          </w:p>
        </w:tc>
        <w:tc>
          <w:tcPr>
            <w:tcW w:w="1700" w:type="dxa"/>
            <w:vAlign w:val="center"/>
          </w:tcPr>
          <w:p w14:paraId="6CA0165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45D39450" w14:textId="77777777">
        <w:trPr>
          <w:cantSplit/>
          <w:jc w:val="center"/>
        </w:trPr>
        <w:tc>
          <w:tcPr>
            <w:tcW w:w="450" w:type="dxa"/>
            <w:vAlign w:val="center"/>
          </w:tcPr>
          <w:p w14:paraId="32DE196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7</w:t>
            </w:r>
          </w:p>
        </w:tc>
        <w:tc>
          <w:tcPr>
            <w:tcW w:w="2000" w:type="dxa"/>
            <w:vAlign w:val="center"/>
          </w:tcPr>
          <w:p w14:paraId="0D8262F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ISO 6892-1</w:t>
            </w:r>
          </w:p>
        </w:tc>
        <w:tc>
          <w:tcPr>
            <w:tcW w:w="5488" w:type="dxa"/>
            <w:vAlign w:val="center"/>
          </w:tcPr>
          <w:p w14:paraId="5E1A39B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Metalik malzemeler – Çekme deneyi – Bölüm 1: Oda sıcaklığında deney yöntemi</w:t>
            </w:r>
          </w:p>
        </w:tc>
        <w:tc>
          <w:tcPr>
            <w:tcW w:w="1700" w:type="dxa"/>
            <w:vAlign w:val="center"/>
          </w:tcPr>
          <w:p w14:paraId="2F255250"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6D57A693" w14:textId="77777777">
        <w:trPr>
          <w:cantSplit/>
          <w:jc w:val="center"/>
        </w:trPr>
        <w:tc>
          <w:tcPr>
            <w:tcW w:w="450" w:type="dxa"/>
            <w:vAlign w:val="center"/>
          </w:tcPr>
          <w:p w14:paraId="60EDA55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8</w:t>
            </w:r>
          </w:p>
        </w:tc>
        <w:tc>
          <w:tcPr>
            <w:tcW w:w="2000" w:type="dxa"/>
            <w:vAlign w:val="center"/>
          </w:tcPr>
          <w:p w14:paraId="17EBEF9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EN ISO 7599</w:t>
            </w:r>
          </w:p>
        </w:tc>
        <w:tc>
          <w:tcPr>
            <w:tcW w:w="5488" w:type="dxa"/>
            <w:vAlign w:val="center"/>
          </w:tcPr>
          <w:p w14:paraId="5154360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Alüminyum ve alaşımlarının anodik oksidasyonu – Dekoratif ve koruyucu anodik oksit kaplamalar</w:t>
            </w:r>
          </w:p>
        </w:tc>
        <w:tc>
          <w:tcPr>
            <w:tcW w:w="1700" w:type="dxa"/>
            <w:vAlign w:val="center"/>
          </w:tcPr>
          <w:p w14:paraId="26AA464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55ED75C1" w14:textId="77777777">
        <w:trPr>
          <w:cantSplit/>
          <w:jc w:val="center"/>
        </w:trPr>
        <w:tc>
          <w:tcPr>
            <w:tcW w:w="450" w:type="dxa"/>
            <w:vAlign w:val="center"/>
          </w:tcPr>
          <w:p w14:paraId="569E54D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9</w:t>
            </w:r>
          </w:p>
        </w:tc>
        <w:tc>
          <w:tcPr>
            <w:tcW w:w="2000" w:type="dxa"/>
            <w:vAlign w:val="center"/>
          </w:tcPr>
          <w:p w14:paraId="132A2E5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60216-5</w:t>
            </w:r>
          </w:p>
        </w:tc>
        <w:tc>
          <w:tcPr>
            <w:tcW w:w="5488" w:type="dxa"/>
            <w:vAlign w:val="center"/>
          </w:tcPr>
          <w:p w14:paraId="5440EF8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Elektrik yalıtım malzemeleri – Isıl dayanıklılık özellikleri – Bölüm 5: Yalıtım malzemesinin bağıl ısıl dayanıklılık indeksinin (RTE) tayini</w:t>
            </w:r>
          </w:p>
        </w:tc>
        <w:tc>
          <w:tcPr>
            <w:tcW w:w="1700" w:type="dxa"/>
            <w:vAlign w:val="center"/>
          </w:tcPr>
          <w:p w14:paraId="5A32477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12F2128E" w14:textId="77777777">
        <w:trPr>
          <w:cantSplit/>
          <w:jc w:val="center"/>
        </w:trPr>
        <w:tc>
          <w:tcPr>
            <w:tcW w:w="450" w:type="dxa"/>
            <w:vAlign w:val="center"/>
          </w:tcPr>
          <w:p w14:paraId="11CB43C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10</w:t>
            </w:r>
          </w:p>
        </w:tc>
        <w:tc>
          <w:tcPr>
            <w:tcW w:w="2000" w:type="dxa"/>
            <w:vAlign w:val="center"/>
          </w:tcPr>
          <w:p w14:paraId="3DF515B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60216-6</w:t>
            </w:r>
          </w:p>
        </w:tc>
        <w:tc>
          <w:tcPr>
            <w:tcW w:w="5488" w:type="dxa"/>
            <w:vAlign w:val="center"/>
          </w:tcPr>
          <w:p w14:paraId="7E50070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 xml:space="preserve">Elektrik yalıtım malzemeleri – Isıl dayanıklılık özellikleri – Bölüm 6: </w:t>
            </w:r>
            <w:del w:id="9008" w:author="Claude" w:date="2026-10-09T00:00:00Z">
              <w:r>
                <w:rPr>
                  <w:rFonts w:ascii="Arial" w:eastAsia="Arial" w:hAnsi="Arial" w:cs="Arial"/>
                  <w:sz w:val="18"/>
                  <w:szCs w:val="18"/>
                  <w:lang w:val="tr-TR"/>
                </w:rPr>
                <w:delText xml:space="preserve">Sabit süre çerçeve yöntemiyle</w:delText>
              </w:r>
            </w:del>
            <w:ins w:id="9009" w:author="Claude" w:date="2026-10-09T00:00:00Z">
              <w:r>
                <w:rPr>
                  <w:rFonts w:ascii="Arial" w:eastAsia="Arial" w:hAnsi="Arial" w:cs="Arial"/>
                  <w:sz w:val="18"/>
                  <w:szCs w:val="18"/>
                  <w:lang w:val="tr-TR"/>
                </w:rPr>
                <w:t xml:space="preserve">Sabit zaman çerçevesi yöntemiyle</w:t>
              </w:r>
            </w:ins>
            <w:r>
              <w:rPr>
                <w:rFonts w:ascii="Arial" w:eastAsia="Arial" w:hAnsi="Arial" w:cs="Arial"/>
                <w:sz w:val="18"/>
                <w:szCs w:val="18"/>
                <w:lang w:val="tr-TR"/>
              </w:rPr>
              <w:t xml:space="preserve"> ısıl dayanıklılık indekslerinin (TI ve RTE) tayini</w:t>
            </w:r>
          </w:p>
        </w:tc>
        <w:tc>
          <w:tcPr>
            <w:tcW w:w="1700" w:type="dxa"/>
            <w:vAlign w:val="center"/>
          </w:tcPr>
          <w:p w14:paraId="5F2B15D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45003D8E" w14:textId="77777777">
        <w:trPr>
          <w:cantSplit/>
          <w:jc w:val="center"/>
        </w:trPr>
        <w:tc>
          <w:tcPr>
            <w:tcW w:w="450" w:type="dxa"/>
            <w:vAlign w:val="center"/>
          </w:tcPr>
          <w:p w14:paraId="6BBE9A90"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w:t>
            </w:r>
          </w:p>
        </w:tc>
        <w:tc>
          <w:tcPr>
            <w:tcW w:w="2000" w:type="dxa"/>
            <w:vAlign w:val="center"/>
          </w:tcPr>
          <w:p w14:paraId="0A3C835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60695-10-2</w:t>
            </w:r>
          </w:p>
        </w:tc>
        <w:tc>
          <w:tcPr>
            <w:tcW w:w="5488" w:type="dxa"/>
            <w:vAlign w:val="center"/>
          </w:tcPr>
          <w:p w14:paraId="4E888D2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Yangın tehlikesi deneyi – Bölüm 10-2: Anormal ısı – Bilye basınç deneyi yöntemi</w:t>
            </w:r>
          </w:p>
        </w:tc>
        <w:tc>
          <w:tcPr>
            <w:tcW w:w="1700" w:type="dxa"/>
            <w:vAlign w:val="center"/>
          </w:tcPr>
          <w:p w14:paraId="679B1EF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7B50B6DA" w14:textId="77777777">
        <w:trPr>
          <w:cantSplit/>
          <w:jc w:val="center"/>
        </w:trPr>
        <w:tc>
          <w:tcPr>
            <w:tcW w:w="450" w:type="dxa"/>
            <w:vAlign w:val="center"/>
          </w:tcPr>
          <w:p w14:paraId="3546372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12</w:t>
            </w:r>
          </w:p>
        </w:tc>
        <w:tc>
          <w:tcPr>
            <w:tcW w:w="2000" w:type="dxa"/>
            <w:vAlign w:val="center"/>
          </w:tcPr>
          <w:p w14:paraId="61BF4A8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60695-11-10</w:t>
            </w:r>
          </w:p>
        </w:tc>
        <w:tc>
          <w:tcPr>
            <w:tcW w:w="5488" w:type="dxa"/>
            <w:vAlign w:val="center"/>
          </w:tcPr>
          <w:p w14:paraId="029A278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Yangın tehlikesi deneyi – Bölüm 11-10: Deney alevleri – 50 W yatay ve dikey alev deney yöntemleri</w:t>
            </w:r>
          </w:p>
        </w:tc>
        <w:tc>
          <w:tcPr>
            <w:tcW w:w="1700" w:type="dxa"/>
            <w:vAlign w:val="center"/>
          </w:tcPr>
          <w:p w14:paraId="6EEC539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34378B93" w14:textId="77777777">
        <w:trPr>
          <w:cantSplit/>
          <w:jc w:val="center"/>
        </w:trPr>
        <w:tc>
          <w:tcPr>
            <w:tcW w:w="450" w:type="dxa"/>
            <w:vAlign w:val="center"/>
          </w:tcPr>
          <w:p w14:paraId="6283D40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13</w:t>
            </w:r>
          </w:p>
        </w:tc>
        <w:tc>
          <w:tcPr>
            <w:tcW w:w="2000" w:type="dxa"/>
            <w:vAlign w:val="center"/>
          </w:tcPr>
          <w:p w14:paraId="766A4D6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60950-1:2005</w:t>
            </w:r>
          </w:p>
        </w:tc>
        <w:tc>
          <w:tcPr>
            <w:tcW w:w="5488" w:type="dxa"/>
            <w:vAlign w:val="center"/>
          </w:tcPr>
          <w:p w14:paraId="6729984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Bilgi teknolojisi donanımı – Güvenlik – Bölüm 1: Genel şartlar (Çizelge J.1, elektrokimyasal potansiyeller)</w:t>
            </w:r>
          </w:p>
        </w:tc>
        <w:tc>
          <w:tcPr>
            <w:tcW w:w="1700" w:type="dxa"/>
            <w:vAlign w:val="center"/>
          </w:tcPr>
          <w:p w14:paraId="41C4C14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6E368CC9" w14:textId="77777777">
        <w:trPr>
          <w:cantSplit/>
          <w:jc w:val="center"/>
        </w:trPr>
        <w:tc>
          <w:tcPr>
            <w:tcW w:w="450" w:type="dxa"/>
            <w:vAlign w:val="center"/>
          </w:tcPr>
          <w:p w14:paraId="51F24484"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14</w:t>
            </w:r>
          </w:p>
        </w:tc>
        <w:tc>
          <w:tcPr>
            <w:tcW w:w="2000" w:type="dxa"/>
            <w:vAlign w:val="center"/>
          </w:tcPr>
          <w:p w14:paraId="563B6C0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61215-1:2021</w:t>
            </w:r>
          </w:p>
        </w:tc>
        <w:tc>
          <w:tcPr>
            <w:tcW w:w="5488" w:type="dxa"/>
            <w:vAlign w:val="center"/>
          </w:tcPr>
          <w:p w14:paraId="40ACD80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Karasal fotovoltaik (FV) modüller – Tasarım niteliği ve tip onayı – Bölüm 1: Deney şartları</w:t>
            </w:r>
          </w:p>
        </w:tc>
        <w:tc>
          <w:tcPr>
            <w:tcW w:w="1700" w:type="dxa"/>
            <w:vAlign w:val="center"/>
          </w:tcPr>
          <w:p w14:paraId="41E7A1C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66189B1F" w14:textId="77777777">
        <w:trPr>
          <w:cantSplit/>
          <w:jc w:val="center"/>
        </w:trPr>
        <w:tc>
          <w:tcPr>
            <w:tcW w:w="450" w:type="dxa"/>
            <w:vAlign w:val="center"/>
          </w:tcPr>
          <w:p w14:paraId="3DC3E305"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15</w:t>
            </w:r>
          </w:p>
        </w:tc>
        <w:tc>
          <w:tcPr>
            <w:tcW w:w="2000" w:type="dxa"/>
            <w:vAlign w:val="center"/>
          </w:tcPr>
          <w:p w14:paraId="1EE9152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61215-2:2021</w:t>
            </w:r>
          </w:p>
        </w:tc>
        <w:tc>
          <w:tcPr>
            <w:tcW w:w="5488" w:type="dxa"/>
            <w:vAlign w:val="center"/>
          </w:tcPr>
          <w:p w14:paraId="6EDD46F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Karasal fotovoltaik (FV) modüller – Tasarım niteliği ve tip onayı – Bölüm 2: Deney prosedürleri</w:t>
            </w:r>
          </w:p>
        </w:tc>
        <w:tc>
          <w:tcPr>
            <w:tcW w:w="1700" w:type="dxa"/>
            <w:vAlign w:val="center"/>
          </w:tcPr>
          <w:p w14:paraId="39F77A3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25401CEF" w14:textId="77777777">
        <w:trPr>
          <w:cantSplit/>
          <w:jc w:val="center"/>
        </w:trPr>
        <w:tc>
          <w:tcPr>
            <w:tcW w:w="450" w:type="dxa"/>
            <w:vAlign w:val="center"/>
          </w:tcPr>
          <w:p w14:paraId="5903D9D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16</w:t>
            </w:r>
          </w:p>
        </w:tc>
        <w:tc>
          <w:tcPr>
            <w:tcW w:w="2000" w:type="dxa"/>
            <w:vAlign w:val="center"/>
          </w:tcPr>
          <w:p w14:paraId="03C9D8D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61701:2020</w:t>
            </w:r>
          </w:p>
        </w:tc>
        <w:tc>
          <w:tcPr>
            <w:tcW w:w="5488" w:type="dxa"/>
            <w:vAlign w:val="center"/>
          </w:tcPr>
          <w:p w14:paraId="718F821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Fotovoltaik (FV) modüllerin tuz sisi korozyon deneyi</w:t>
            </w:r>
          </w:p>
        </w:tc>
        <w:tc>
          <w:tcPr>
            <w:tcW w:w="1700" w:type="dxa"/>
            <w:vAlign w:val="center"/>
          </w:tcPr>
          <w:p w14:paraId="297FC1F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662A10EA" w14:textId="77777777">
        <w:trPr>
          <w:cantSplit/>
          <w:jc w:val="center"/>
        </w:trPr>
        <w:tc>
          <w:tcPr>
            <w:tcW w:w="450" w:type="dxa"/>
            <w:vAlign w:val="center"/>
          </w:tcPr>
          <w:p w14:paraId="27A2C34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17</w:t>
            </w:r>
          </w:p>
        </w:tc>
        <w:tc>
          <w:tcPr>
            <w:tcW w:w="2000" w:type="dxa"/>
            <w:vAlign w:val="center"/>
          </w:tcPr>
          <w:p w14:paraId="2A298AED"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61730-1:2023</w:t>
            </w:r>
          </w:p>
        </w:tc>
        <w:tc>
          <w:tcPr>
            <w:tcW w:w="5488" w:type="dxa"/>
            <w:vAlign w:val="center"/>
          </w:tcPr>
          <w:p w14:paraId="16C378A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Fotovoltaik (FV) modül güvenlik niteliği – Bölüm 1: Yapı şartları</w:t>
            </w:r>
          </w:p>
        </w:tc>
        <w:tc>
          <w:tcPr>
            <w:tcW w:w="1700" w:type="dxa"/>
            <w:vAlign w:val="center"/>
          </w:tcPr>
          <w:p w14:paraId="63F91867"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60110A7B" w14:textId="77777777">
        <w:trPr>
          <w:cantSplit/>
          <w:jc w:val="center"/>
        </w:trPr>
        <w:tc>
          <w:tcPr>
            <w:tcW w:w="450" w:type="dxa"/>
            <w:vAlign w:val="center"/>
          </w:tcPr>
          <w:p w14:paraId="76D7D79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18</w:t>
            </w:r>
          </w:p>
        </w:tc>
        <w:tc>
          <w:tcPr>
            <w:tcW w:w="2000" w:type="dxa"/>
            <w:vAlign w:val="center"/>
          </w:tcPr>
          <w:p w14:paraId="5177B6D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61730-2:2023</w:t>
            </w:r>
          </w:p>
        </w:tc>
        <w:tc>
          <w:tcPr>
            <w:tcW w:w="5488" w:type="dxa"/>
            <w:vAlign w:val="center"/>
          </w:tcPr>
          <w:p w14:paraId="78AE4C6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Fotovoltaik (FV) modül güvenlik niteliği – Bölüm 2: Deney şartları</w:t>
            </w:r>
          </w:p>
        </w:tc>
        <w:tc>
          <w:tcPr>
            <w:tcW w:w="1700" w:type="dxa"/>
            <w:vAlign w:val="center"/>
          </w:tcPr>
          <w:p w14:paraId="51B6777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3816FEDA" w14:textId="77777777">
        <w:trPr>
          <w:cantSplit/>
          <w:jc w:val="center"/>
        </w:trPr>
        <w:tc>
          <w:tcPr>
            <w:tcW w:w="450" w:type="dxa"/>
            <w:vAlign w:val="center"/>
          </w:tcPr>
          <w:p w14:paraId="08CC081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19</w:t>
            </w:r>
          </w:p>
        </w:tc>
        <w:tc>
          <w:tcPr>
            <w:tcW w:w="2000" w:type="dxa"/>
            <w:vAlign w:val="center"/>
          </w:tcPr>
          <w:p w14:paraId="1660554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62716</w:t>
            </w:r>
          </w:p>
        </w:tc>
        <w:tc>
          <w:tcPr>
            <w:tcW w:w="5488" w:type="dxa"/>
            <w:vAlign w:val="center"/>
          </w:tcPr>
          <w:p w14:paraId="08B400E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Fotovoltaik (FV) modüller – Amonyak korozyon deneyi</w:t>
            </w:r>
          </w:p>
        </w:tc>
        <w:tc>
          <w:tcPr>
            <w:tcW w:w="1700" w:type="dxa"/>
            <w:vAlign w:val="center"/>
          </w:tcPr>
          <w:p w14:paraId="7C93404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3C9796A2" w14:textId="77777777">
        <w:trPr>
          <w:cantSplit/>
          <w:jc w:val="center"/>
        </w:trPr>
        <w:tc>
          <w:tcPr>
            <w:tcW w:w="450" w:type="dxa"/>
            <w:vAlign w:val="center"/>
          </w:tcPr>
          <w:p w14:paraId="653BB740"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20</w:t>
            </w:r>
          </w:p>
        </w:tc>
        <w:tc>
          <w:tcPr>
            <w:tcW w:w="2000" w:type="dxa"/>
            <w:vAlign w:val="center"/>
          </w:tcPr>
          <w:p w14:paraId="3EF20C1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IEC 62790:2020</w:t>
            </w:r>
          </w:p>
        </w:tc>
        <w:tc>
          <w:tcPr>
            <w:tcW w:w="5488" w:type="dxa"/>
            <w:vAlign w:val="center"/>
          </w:tcPr>
          <w:p w14:paraId="66C668C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FV modüller için bağlantı kutuları – Güvenlik şartları ve deneyler (Md. 5.3.8 ve 5.3.11)</w:t>
            </w:r>
          </w:p>
        </w:tc>
        <w:tc>
          <w:tcPr>
            <w:tcW w:w="1700" w:type="dxa"/>
            <w:vAlign w:val="center"/>
          </w:tcPr>
          <w:p w14:paraId="64AF853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2355F290" w14:textId="77777777">
        <w:trPr>
          <w:cantSplit/>
          <w:jc w:val="center"/>
        </w:trPr>
        <w:tc>
          <w:tcPr>
            <w:tcW w:w="450" w:type="dxa"/>
            <w:vAlign w:val="center"/>
          </w:tcPr>
          <w:p w14:paraId="1E7A890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21</w:t>
            </w:r>
          </w:p>
        </w:tc>
        <w:tc>
          <w:tcPr>
            <w:tcW w:w="2000" w:type="dxa"/>
            <w:vAlign w:val="center"/>
          </w:tcPr>
          <w:p w14:paraId="5DE8035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ISO 75</w:t>
            </w:r>
          </w:p>
        </w:tc>
        <w:tc>
          <w:tcPr>
            <w:tcW w:w="5488" w:type="dxa"/>
            <w:vAlign w:val="center"/>
          </w:tcPr>
          <w:p w14:paraId="28D5487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Plastikler – Yük altında eğilme sıcaklığının tayini</w:t>
            </w:r>
          </w:p>
        </w:tc>
        <w:tc>
          <w:tcPr>
            <w:tcW w:w="1700" w:type="dxa"/>
            <w:vAlign w:val="center"/>
          </w:tcPr>
          <w:p w14:paraId="1949127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227013B6" w14:textId="77777777">
        <w:trPr>
          <w:cantSplit/>
          <w:jc w:val="center"/>
        </w:trPr>
        <w:tc>
          <w:tcPr>
            <w:tcW w:w="450" w:type="dxa"/>
            <w:vAlign w:val="center"/>
          </w:tcPr>
          <w:p w14:paraId="334752E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22</w:t>
            </w:r>
          </w:p>
        </w:tc>
        <w:tc>
          <w:tcPr>
            <w:tcW w:w="2000" w:type="dxa"/>
            <w:vAlign w:val="center"/>
          </w:tcPr>
          <w:p w14:paraId="52446AE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ISO 9224:2012</w:t>
            </w:r>
          </w:p>
        </w:tc>
        <w:tc>
          <w:tcPr>
            <w:tcW w:w="5488" w:type="dxa"/>
            <w:vAlign w:val="center"/>
          </w:tcPr>
          <w:p w14:paraId="25C59A2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Metallerin ve alaşımların korozyonu – Atmosferlerin korozivitesi – Korozivite kategorileri için rehber değerler</w:t>
            </w:r>
          </w:p>
        </w:tc>
        <w:tc>
          <w:tcPr>
            <w:tcW w:w="1700" w:type="dxa"/>
            <w:vAlign w:val="center"/>
          </w:tcPr>
          <w:p w14:paraId="28B77E2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5C1E9E70" w14:textId="77777777">
        <w:trPr>
          <w:cantSplit/>
          <w:jc w:val="center"/>
        </w:trPr>
        <w:tc>
          <w:tcPr>
            <w:tcW w:w="450" w:type="dxa"/>
            <w:vAlign w:val="center"/>
          </w:tcPr>
          <w:p w14:paraId="40B0E9A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23</w:t>
            </w:r>
          </w:p>
        </w:tc>
        <w:tc>
          <w:tcPr>
            <w:tcW w:w="2000" w:type="dxa"/>
            <w:vAlign w:val="center"/>
          </w:tcPr>
          <w:p w14:paraId="5E00C93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ISO 9227</w:t>
            </w:r>
          </w:p>
        </w:tc>
        <w:tc>
          <w:tcPr>
            <w:tcW w:w="5488" w:type="dxa"/>
            <w:vAlign w:val="center"/>
          </w:tcPr>
          <w:p w14:paraId="5F3528F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Yapay atmosferlerde korozyon deneyleri – Tuz püskürtme (sis) deneyleri</w:t>
            </w:r>
          </w:p>
        </w:tc>
        <w:tc>
          <w:tcPr>
            <w:tcW w:w="1700" w:type="dxa"/>
            <w:vAlign w:val="center"/>
          </w:tcPr>
          <w:p w14:paraId="1572471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2D41E46C" w14:textId="77777777">
        <w:trPr>
          <w:cantSplit/>
          <w:jc w:val="center"/>
        </w:trPr>
        <w:tc>
          <w:tcPr>
            <w:tcW w:w="450" w:type="dxa"/>
            <w:vAlign w:val="center"/>
          </w:tcPr>
          <w:p w14:paraId="1DB1216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24</w:t>
            </w:r>
          </w:p>
        </w:tc>
        <w:tc>
          <w:tcPr>
            <w:tcW w:w="2000" w:type="dxa"/>
            <w:vAlign w:val="center"/>
          </w:tcPr>
          <w:p w14:paraId="2F5B49C8"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ISO 10289</w:t>
            </w:r>
          </w:p>
        </w:tc>
        <w:tc>
          <w:tcPr>
            <w:tcW w:w="5488" w:type="dxa"/>
            <w:vAlign w:val="center"/>
          </w:tcPr>
          <w:p w14:paraId="5C2A3D9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Metalik alt malzeme üzerindeki metalik ve diğer inorganik kaplamaların korozyon deney yöntemleri – Korozyon deneyine tabi tutulan numunelerin ve ürünlerin derecelendirilmesi</w:t>
            </w:r>
          </w:p>
        </w:tc>
        <w:tc>
          <w:tcPr>
            <w:tcW w:w="1700" w:type="dxa"/>
            <w:vAlign w:val="center"/>
          </w:tcPr>
          <w:p w14:paraId="5B88E18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1DB9D46F" w14:textId="77777777">
        <w:trPr>
          <w:cantSplit/>
          <w:jc w:val="center"/>
        </w:trPr>
        <w:tc>
          <w:tcPr>
            <w:tcW w:w="450" w:type="dxa"/>
            <w:vAlign w:val="center"/>
          </w:tcPr>
          <w:p w14:paraId="53E4C2E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lastRenderedPageBreak/>
              <w:t>25</w:t>
            </w:r>
          </w:p>
        </w:tc>
        <w:tc>
          <w:tcPr>
            <w:tcW w:w="2000" w:type="dxa"/>
            <w:vAlign w:val="center"/>
          </w:tcPr>
          <w:p w14:paraId="0A16C0B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TS ISO 2859-1:2026</w:t>
            </w:r>
          </w:p>
        </w:tc>
        <w:tc>
          <w:tcPr>
            <w:tcW w:w="5488" w:type="dxa"/>
            <w:vAlign w:val="center"/>
          </w:tcPr>
          <w:p w14:paraId="25EBCBF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Muayene ile numune alma işlemleri – Bölüm 1: Kabul edilebilir kalite seviyesine (AQL) göre parti muayenesi</w:t>
            </w:r>
          </w:p>
        </w:tc>
        <w:tc>
          <w:tcPr>
            <w:tcW w:w="1700" w:type="dxa"/>
            <w:vAlign w:val="center"/>
          </w:tcPr>
          <w:p w14:paraId="61FC0E34"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2E8CCD09" w14:textId="77777777">
        <w:trPr>
          <w:cantSplit/>
          <w:jc w:val="center"/>
        </w:trPr>
        <w:tc>
          <w:tcPr>
            <w:tcW w:w="450" w:type="dxa"/>
            <w:vAlign w:val="center"/>
          </w:tcPr>
          <w:p w14:paraId="7D175D3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26</w:t>
            </w:r>
          </w:p>
        </w:tc>
        <w:tc>
          <w:tcPr>
            <w:tcW w:w="2000" w:type="dxa"/>
            <w:vAlign w:val="center"/>
          </w:tcPr>
          <w:p w14:paraId="0461193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ASTM B647</w:t>
            </w:r>
          </w:p>
        </w:tc>
        <w:tc>
          <w:tcPr>
            <w:tcW w:w="5488" w:type="dxa"/>
            <w:vAlign w:val="center"/>
          </w:tcPr>
          <w:p w14:paraId="1C106EC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Alüminyum alaşımlarının Webster sertlik ölçeriyle sertlik tayini</w:t>
            </w:r>
          </w:p>
        </w:tc>
        <w:tc>
          <w:tcPr>
            <w:tcW w:w="1700" w:type="dxa"/>
            <w:vAlign w:val="center"/>
          </w:tcPr>
          <w:p w14:paraId="3D778DE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Alüminyum</w:t>
            </w:r>
          </w:p>
        </w:tc>
      </w:tr>
      <w:tr w:rsidR="00154594" w14:paraId="6BEA6362" w14:textId="77777777">
        <w:trPr>
          <w:cantSplit/>
          <w:jc w:val="center"/>
        </w:trPr>
        <w:tc>
          <w:tcPr>
            <w:tcW w:w="450" w:type="dxa"/>
            <w:vAlign w:val="center"/>
          </w:tcPr>
          <w:p w14:paraId="6AA2A97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27</w:t>
            </w:r>
          </w:p>
        </w:tc>
        <w:tc>
          <w:tcPr>
            <w:tcW w:w="2000" w:type="dxa"/>
            <w:vAlign w:val="center"/>
          </w:tcPr>
          <w:p w14:paraId="7D4CE45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1447</w:t>
            </w:r>
          </w:p>
        </w:tc>
        <w:tc>
          <w:tcPr>
            <w:tcW w:w="5488" w:type="dxa"/>
            <w:vAlign w:val="center"/>
          </w:tcPr>
          <w:p w14:paraId="09E1E0B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Elyaf takviyeli plastikler – Çekme özelliklerinin deney yöntemi</w:t>
            </w:r>
          </w:p>
        </w:tc>
        <w:tc>
          <w:tcPr>
            <w:tcW w:w="1700" w:type="dxa"/>
            <w:vAlign w:val="center"/>
          </w:tcPr>
          <w:p w14:paraId="3975813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1E59DA39" w14:textId="77777777">
        <w:trPr>
          <w:cantSplit/>
          <w:jc w:val="center"/>
        </w:trPr>
        <w:tc>
          <w:tcPr>
            <w:tcW w:w="450" w:type="dxa"/>
            <w:vAlign w:val="center"/>
          </w:tcPr>
          <w:p w14:paraId="19F388FC"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28</w:t>
            </w:r>
          </w:p>
        </w:tc>
        <w:tc>
          <w:tcPr>
            <w:tcW w:w="2000" w:type="dxa"/>
            <w:vAlign w:val="center"/>
          </w:tcPr>
          <w:p w14:paraId="2EDAF20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1449</w:t>
            </w:r>
          </w:p>
        </w:tc>
        <w:tc>
          <w:tcPr>
            <w:tcW w:w="5488" w:type="dxa"/>
            <w:vAlign w:val="center"/>
          </w:tcPr>
          <w:p w14:paraId="2084DA0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Elyaf takviyeli plastikler – Eğilme özelliklerinin deney yöntemi</w:t>
            </w:r>
          </w:p>
        </w:tc>
        <w:tc>
          <w:tcPr>
            <w:tcW w:w="1700" w:type="dxa"/>
            <w:vAlign w:val="center"/>
          </w:tcPr>
          <w:p w14:paraId="23AC26D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0122F7B9" w14:textId="77777777">
        <w:trPr>
          <w:cantSplit/>
          <w:jc w:val="center"/>
        </w:trPr>
        <w:tc>
          <w:tcPr>
            <w:tcW w:w="450" w:type="dxa"/>
            <w:vAlign w:val="center"/>
          </w:tcPr>
          <w:p w14:paraId="78157C5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29</w:t>
            </w:r>
          </w:p>
        </w:tc>
        <w:tc>
          <w:tcPr>
            <w:tcW w:w="2000" w:type="dxa"/>
            <w:vAlign w:val="center"/>
          </w:tcPr>
          <w:p w14:paraId="6B4F37C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1462</w:t>
            </w:r>
          </w:p>
        </w:tc>
        <w:tc>
          <w:tcPr>
            <w:tcW w:w="5488" w:type="dxa"/>
            <w:vAlign w:val="center"/>
          </w:tcPr>
          <w:p w14:paraId="591C5710"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Elyaf takviyeli plastikler – Su emme deney yöntemi</w:t>
            </w:r>
          </w:p>
        </w:tc>
        <w:tc>
          <w:tcPr>
            <w:tcW w:w="1700" w:type="dxa"/>
            <w:vAlign w:val="center"/>
          </w:tcPr>
          <w:p w14:paraId="2F44E57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0BB87225" w14:textId="77777777">
        <w:trPr>
          <w:cantSplit/>
          <w:jc w:val="center"/>
        </w:trPr>
        <w:tc>
          <w:tcPr>
            <w:tcW w:w="450" w:type="dxa"/>
            <w:vAlign w:val="center"/>
          </w:tcPr>
          <w:p w14:paraId="35861540"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30</w:t>
            </w:r>
          </w:p>
        </w:tc>
        <w:tc>
          <w:tcPr>
            <w:tcW w:w="2000" w:type="dxa"/>
            <w:vAlign w:val="center"/>
          </w:tcPr>
          <w:p w14:paraId="73EA160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1463</w:t>
            </w:r>
          </w:p>
        </w:tc>
        <w:tc>
          <w:tcPr>
            <w:tcW w:w="5488" w:type="dxa"/>
            <w:vAlign w:val="center"/>
          </w:tcPr>
          <w:p w14:paraId="765D32A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Elyaf takviyeli plastikler – Yoğunluk ve bağıl yoğunluk deney yöntemi</w:t>
            </w:r>
          </w:p>
        </w:tc>
        <w:tc>
          <w:tcPr>
            <w:tcW w:w="1700" w:type="dxa"/>
            <w:vAlign w:val="center"/>
          </w:tcPr>
          <w:p w14:paraId="706C745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1D2393B0" w14:textId="77777777">
        <w:trPr>
          <w:cantSplit/>
          <w:jc w:val="center"/>
        </w:trPr>
        <w:tc>
          <w:tcPr>
            <w:tcW w:w="450" w:type="dxa"/>
            <w:vAlign w:val="center"/>
          </w:tcPr>
          <w:p w14:paraId="3DFFBA00"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31</w:t>
            </w:r>
          </w:p>
        </w:tc>
        <w:tc>
          <w:tcPr>
            <w:tcW w:w="2000" w:type="dxa"/>
            <w:vAlign w:val="center"/>
          </w:tcPr>
          <w:p w14:paraId="168F738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1766</w:t>
            </w:r>
          </w:p>
        </w:tc>
        <w:tc>
          <w:tcPr>
            <w:tcW w:w="5488" w:type="dxa"/>
            <w:vAlign w:val="center"/>
          </w:tcPr>
          <w:p w14:paraId="1850FB76"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Boyalar ve vernikler – Kaplamaların yaşlanma derecelendirme yöntemleri</w:t>
            </w:r>
          </w:p>
        </w:tc>
        <w:tc>
          <w:tcPr>
            <w:tcW w:w="1700" w:type="dxa"/>
            <w:vAlign w:val="center"/>
          </w:tcPr>
          <w:p w14:paraId="75CB8E6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58881EF7" w14:textId="77777777">
        <w:trPr>
          <w:cantSplit/>
          <w:jc w:val="center"/>
        </w:trPr>
        <w:tc>
          <w:tcPr>
            <w:tcW w:w="450" w:type="dxa"/>
            <w:vAlign w:val="center"/>
          </w:tcPr>
          <w:p w14:paraId="78E5814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32</w:t>
            </w:r>
          </w:p>
        </w:tc>
        <w:tc>
          <w:tcPr>
            <w:tcW w:w="2000" w:type="dxa"/>
            <w:vAlign w:val="center"/>
          </w:tcPr>
          <w:p w14:paraId="179E7A4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2918</w:t>
            </w:r>
          </w:p>
        </w:tc>
        <w:tc>
          <w:tcPr>
            <w:tcW w:w="5488" w:type="dxa"/>
            <w:vAlign w:val="center"/>
          </w:tcPr>
          <w:p w14:paraId="35C5FA3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Plastikler – Şartlandırma ve deney için standart atmosferler</w:t>
            </w:r>
          </w:p>
        </w:tc>
        <w:tc>
          <w:tcPr>
            <w:tcW w:w="1700" w:type="dxa"/>
            <w:vAlign w:val="center"/>
          </w:tcPr>
          <w:p w14:paraId="071C021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0A4B49E9" w14:textId="77777777">
        <w:trPr>
          <w:cantSplit/>
          <w:jc w:val="center"/>
        </w:trPr>
        <w:tc>
          <w:tcPr>
            <w:tcW w:w="450" w:type="dxa"/>
            <w:vAlign w:val="center"/>
          </w:tcPr>
          <w:p w14:paraId="7918CCE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33</w:t>
            </w:r>
          </w:p>
        </w:tc>
        <w:tc>
          <w:tcPr>
            <w:tcW w:w="2000" w:type="dxa"/>
            <w:vAlign w:val="center"/>
          </w:tcPr>
          <w:p w14:paraId="477AD98C"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3854</w:t>
            </w:r>
          </w:p>
        </w:tc>
        <w:tc>
          <w:tcPr>
            <w:tcW w:w="5488" w:type="dxa"/>
            <w:vAlign w:val="center"/>
          </w:tcPr>
          <w:p w14:paraId="4EF898EA"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Takviyeli plastikler – Barcol sertliği deney yöntemi</w:t>
            </w:r>
          </w:p>
        </w:tc>
        <w:tc>
          <w:tcPr>
            <w:tcW w:w="1700" w:type="dxa"/>
            <w:vAlign w:val="center"/>
          </w:tcPr>
          <w:p w14:paraId="320F26A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677D0750" w14:textId="77777777">
        <w:trPr>
          <w:cantSplit/>
          <w:jc w:val="center"/>
        </w:trPr>
        <w:tc>
          <w:tcPr>
            <w:tcW w:w="450" w:type="dxa"/>
            <w:vAlign w:val="center"/>
          </w:tcPr>
          <w:p w14:paraId="055F36A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34</w:t>
            </w:r>
          </w:p>
        </w:tc>
        <w:tc>
          <w:tcPr>
            <w:tcW w:w="2000" w:type="dxa"/>
            <w:vAlign w:val="center"/>
          </w:tcPr>
          <w:p w14:paraId="30C16C2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3961</w:t>
            </w:r>
          </w:p>
        </w:tc>
        <w:tc>
          <w:tcPr>
            <w:tcW w:w="5488" w:type="dxa"/>
            <w:vAlign w:val="center"/>
          </w:tcPr>
          <w:p w14:paraId="075FF8AE"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Elyaf takviyeli plastikler – Terimler</w:t>
            </w:r>
          </w:p>
        </w:tc>
        <w:tc>
          <w:tcPr>
            <w:tcW w:w="1700" w:type="dxa"/>
            <w:vAlign w:val="center"/>
          </w:tcPr>
          <w:p w14:paraId="07D3E822"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1A1C3AC5" w14:textId="77777777">
        <w:trPr>
          <w:cantSplit/>
          <w:jc w:val="center"/>
        </w:trPr>
        <w:tc>
          <w:tcPr>
            <w:tcW w:w="450" w:type="dxa"/>
            <w:vAlign w:val="center"/>
          </w:tcPr>
          <w:p w14:paraId="428E734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35</w:t>
            </w:r>
          </w:p>
        </w:tc>
        <w:tc>
          <w:tcPr>
            <w:tcW w:w="2000" w:type="dxa"/>
            <w:vAlign w:val="center"/>
          </w:tcPr>
          <w:p w14:paraId="6DE98E9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5206</w:t>
            </w:r>
          </w:p>
        </w:tc>
        <w:tc>
          <w:tcPr>
            <w:tcW w:w="5488" w:type="dxa"/>
            <w:vAlign w:val="center"/>
          </w:tcPr>
          <w:p w14:paraId="340FECE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Boyalar ve vernikler – Terimler ve tarifler</w:t>
            </w:r>
          </w:p>
        </w:tc>
        <w:tc>
          <w:tcPr>
            <w:tcW w:w="1700" w:type="dxa"/>
            <w:vAlign w:val="center"/>
          </w:tcPr>
          <w:p w14:paraId="61FF4C3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433858EB" w14:textId="77777777">
        <w:trPr>
          <w:cantSplit/>
          <w:jc w:val="center"/>
        </w:trPr>
        <w:tc>
          <w:tcPr>
            <w:tcW w:w="450" w:type="dxa"/>
            <w:vAlign w:val="center"/>
          </w:tcPr>
          <w:p w14:paraId="4807480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36</w:t>
            </w:r>
          </w:p>
        </w:tc>
        <w:tc>
          <w:tcPr>
            <w:tcW w:w="2000" w:type="dxa"/>
            <w:vAlign w:val="center"/>
          </w:tcPr>
          <w:p w14:paraId="5A63BBD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5237.1</w:t>
            </w:r>
          </w:p>
        </w:tc>
        <w:tc>
          <w:tcPr>
            <w:tcW w:w="5488" w:type="dxa"/>
            <w:vAlign w:val="center"/>
          </w:tcPr>
          <w:p w14:paraId="3F2A0BE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Alüminyum alaşım ekstrüzyon profilleri – Bölüm 1: Ana malzeme (doğrusallık ve burulma ölçüm yöntemi)</w:t>
            </w:r>
          </w:p>
        </w:tc>
        <w:tc>
          <w:tcPr>
            <w:tcW w:w="1700" w:type="dxa"/>
            <w:vAlign w:val="center"/>
          </w:tcPr>
          <w:p w14:paraId="4B16C2B4"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r w:rsidR="00154594" w14:paraId="089D8E09" w14:textId="77777777">
        <w:trPr>
          <w:cantSplit/>
          <w:jc w:val="center"/>
        </w:trPr>
        <w:tc>
          <w:tcPr>
            <w:tcW w:w="450" w:type="dxa"/>
            <w:vAlign w:val="center"/>
          </w:tcPr>
          <w:p w14:paraId="63B80DE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37</w:t>
            </w:r>
          </w:p>
        </w:tc>
        <w:tc>
          <w:tcPr>
            <w:tcW w:w="2000" w:type="dxa"/>
            <w:vAlign w:val="center"/>
          </w:tcPr>
          <w:p w14:paraId="26FB462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9286</w:t>
            </w:r>
          </w:p>
        </w:tc>
        <w:tc>
          <w:tcPr>
            <w:tcW w:w="5488" w:type="dxa"/>
            <w:vAlign w:val="center"/>
          </w:tcPr>
          <w:p w14:paraId="10BEB56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Boyalar ve vernikler – Çapraz kesim deneyi</w:t>
            </w:r>
          </w:p>
        </w:tc>
        <w:tc>
          <w:tcPr>
            <w:tcW w:w="1700" w:type="dxa"/>
            <w:vAlign w:val="center"/>
          </w:tcPr>
          <w:p w14:paraId="7F41566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589DE4BB" w14:textId="77777777">
        <w:trPr>
          <w:cantSplit/>
          <w:jc w:val="center"/>
        </w:trPr>
        <w:tc>
          <w:tcPr>
            <w:tcW w:w="450" w:type="dxa"/>
            <w:vAlign w:val="center"/>
          </w:tcPr>
          <w:p w14:paraId="1F5E9B41"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38</w:t>
            </w:r>
          </w:p>
        </w:tc>
        <w:tc>
          <w:tcPr>
            <w:tcW w:w="2000" w:type="dxa"/>
            <w:vAlign w:val="center"/>
          </w:tcPr>
          <w:p w14:paraId="0B76D7F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9345.1</w:t>
            </w:r>
          </w:p>
        </w:tc>
        <w:tc>
          <w:tcPr>
            <w:tcW w:w="5488" w:type="dxa"/>
            <w:vAlign w:val="center"/>
          </w:tcPr>
          <w:p w14:paraId="6948FAC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Plastikler – Kül tayini – Bölüm 1: Genel yöntemler</w:t>
            </w:r>
          </w:p>
        </w:tc>
        <w:tc>
          <w:tcPr>
            <w:tcW w:w="1700" w:type="dxa"/>
            <w:vAlign w:val="center"/>
          </w:tcPr>
          <w:p w14:paraId="2FC94D0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428E5466" w14:textId="77777777">
        <w:trPr>
          <w:cantSplit/>
          <w:jc w:val="center"/>
        </w:trPr>
        <w:tc>
          <w:tcPr>
            <w:tcW w:w="450" w:type="dxa"/>
            <w:vAlign w:val="center"/>
          </w:tcPr>
          <w:p w14:paraId="3C5CC12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39</w:t>
            </w:r>
          </w:p>
        </w:tc>
        <w:tc>
          <w:tcPr>
            <w:tcW w:w="2000" w:type="dxa"/>
            <w:vAlign w:val="center"/>
          </w:tcPr>
          <w:p w14:paraId="4D6C0D7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9754</w:t>
            </w:r>
          </w:p>
        </w:tc>
        <w:tc>
          <w:tcPr>
            <w:tcW w:w="5488" w:type="dxa"/>
            <w:vAlign w:val="center"/>
          </w:tcPr>
          <w:p w14:paraId="454CEBC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Boyalar ve vernikler – Metalik olmayan boya filmlerinin 20°, 60° ve 85°’de aynasal parlaklığının ölçülmesi</w:t>
            </w:r>
          </w:p>
        </w:tc>
        <w:tc>
          <w:tcPr>
            <w:tcW w:w="1700" w:type="dxa"/>
            <w:vAlign w:val="center"/>
          </w:tcPr>
          <w:p w14:paraId="32FD82C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68D1A59A" w14:textId="77777777">
        <w:trPr>
          <w:cantSplit/>
          <w:jc w:val="center"/>
        </w:trPr>
        <w:tc>
          <w:tcPr>
            <w:tcW w:w="450" w:type="dxa"/>
            <w:vAlign w:val="center"/>
          </w:tcPr>
          <w:p w14:paraId="6948938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40</w:t>
            </w:r>
          </w:p>
        </w:tc>
        <w:tc>
          <w:tcPr>
            <w:tcW w:w="2000" w:type="dxa"/>
            <w:vAlign w:val="center"/>
          </w:tcPr>
          <w:p w14:paraId="2051D23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23988</w:t>
            </w:r>
          </w:p>
        </w:tc>
        <w:tc>
          <w:tcPr>
            <w:tcW w:w="5488" w:type="dxa"/>
            <w:vAlign w:val="center"/>
          </w:tcPr>
          <w:p w14:paraId="7DFAEFE1"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Kaplamaların aşınma dayanımı tayini</w:t>
            </w:r>
          </w:p>
        </w:tc>
        <w:tc>
          <w:tcPr>
            <w:tcW w:w="1700" w:type="dxa"/>
            <w:vAlign w:val="center"/>
          </w:tcPr>
          <w:p w14:paraId="1ED191C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7B8F3DA5" w14:textId="77777777">
        <w:trPr>
          <w:cantSplit/>
          <w:jc w:val="center"/>
        </w:trPr>
        <w:tc>
          <w:tcPr>
            <w:tcW w:w="450" w:type="dxa"/>
            <w:vAlign w:val="center"/>
          </w:tcPr>
          <w:p w14:paraId="4DCAF4E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41</w:t>
            </w:r>
          </w:p>
        </w:tc>
        <w:tc>
          <w:tcPr>
            <w:tcW w:w="2000" w:type="dxa"/>
            <w:vAlign w:val="center"/>
          </w:tcPr>
          <w:p w14:paraId="7E219089"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GB/T 31838.2</w:t>
            </w:r>
          </w:p>
        </w:tc>
        <w:tc>
          <w:tcPr>
            <w:tcW w:w="5488" w:type="dxa"/>
            <w:vAlign w:val="center"/>
          </w:tcPr>
          <w:p w14:paraId="68B2E36F"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Katı yalıtım malzemeleri – Dielektrik ve direnç özellikleri – Bölüm 2: Direnç özellikleri (DC yöntemleri) – Hacimsel direnç ve hacimsel özdirenç</w:t>
            </w:r>
          </w:p>
        </w:tc>
        <w:tc>
          <w:tcPr>
            <w:tcW w:w="1700" w:type="dxa"/>
            <w:vAlign w:val="center"/>
          </w:tcPr>
          <w:p w14:paraId="31CC0958"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5E6C6558" w14:textId="77777777">
        <w:trPr>
          <w:cantSplit/>
          <w:jc w:val="center"/>
        </w:trPr>
        <w:tc>
          <w:tcPr>
            <w:tcW w:w="450" w:type="dxa"/>
            <w:vAlign w:val="center"/>
          </w:tcPr>
          <w:p w14:paraId="413CEA7D"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42</w:t>
            </w:r>
          </w:p>
        </w:tc>
        <w:tc>
          <w:tcPr>
            <w:tcW w:w="2000" w:type="dxa"/>
            <w:vAlign w:val="center"/>
          </w:tcPr>
          <w:p w14:paraId="58FC8783"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UL 94</w:t>
            </w:r>
          </w:p>
        </w:tc>
        <w:tc>
          <w:tcPr>
            <w:tcW w:w="5488" w:type="dxa"/>
            <w:vAlign w:val="center"/>
          </w:tcPr>
          <w:p w14:paraId="6AE79F14"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Cihaz ve aletlerdeki parçalar için plastik malzemelerin yanabilirlik deneyleri</w:t>
            </w:r>
          </w:p>
        </w:tc>
        <w:tc>
          <w:tcPr>
            <w:tcW w:w="1700" w:type="dxa"/>
            <w:vAlign w:val="center"/>
          </w:tcPr>
          <w:p w14:paraId="52CEB115"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143C0EEE" w14:textId="77777777">
        <w:trPr>
          <w:cantSplit/>
          <w:jc w:val="center"/>
        </w:trPr>
        <w:tc>
          <w:tcPr>
            <w:tcW w:w="450" w:type="dxa"/>
            <w:vAlign w:val="center"/>
          </w:tcPr>
          <w:p w14:paraId="7F78BE53"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43</w:t>
            </w:r>
          </w:p>
        </w:tc>
        <w:tc>
          <w:tcPr>
            <w:tcW w:w="2000" w:type="dxa"/>
            <w:vAlign w:val="center"/>
          </w:tcPr>
          <w:p w14:paraId="562A82CB"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UL 746B</w:t>
            </w:r>
          </w:p>
        </w:tc>
        <w:tc>
          <w:tcPr>
            <w:tcW w:w="5488" w:type="dxa"/>
            <w:vAlign w:val="center"/>
          </w:tcPr>
          <w:p w14:paraId="37E87D57"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Polimerik malzemeler – Uzun süreli özellik değerlendirmeleri</w:t>
            </w:r>
          </w:p>
        </w:tc>
        <w:tc>
          <w:tcPr>
            <w:tcW w:w="1700" w:type="dxa"/>
            <w:vAlign w:val="center"/>
          </w:tcPr>
          <w:p w14:paraId="6D1D330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Kompozit</w:t>
            </w:r>
          </w:p>
        </w:tc>
      </w:tr>
      <w:tr w:rsidR="00154594" w14:paraId="3B2C8263" w14:textId="77777777">
        <w:trPr>
          <w:cantSplit/>
          <w:jc w:val="center"/>
        </w:trPr>
        <w:tc>
          <w:tcPr>
            <w:tcW w:w="450" w:type="dxa"/>
            <w:vAlign w:val="center"/>
          </w:tcPr>
          <w:p w14:paraId="5F158385"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44</w:t>
            </w:r>
          </w:p>
        </w:tc>
        <w:tc>
          <w:tcPr>
            <w:tcW w:w="2000" w:type="dxa"/>
            <w:vAlign w:val="center"/>
          </w:tcPr>
          <w:p w14:paraId="576374F5"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ISPM-15</w:t>
            </w:r>
          </w:p>
        </w:tc>
        <w:tc>
          <w:tcPr>
            <w:tcW w:w="5488" w:type="dxa"/>
            <w:vAlign w:val="center"/>
          </w:tcPr>
          <w:p w14:paraId="1D8ACD92" w14:textId="77777777" w:rsidR="00154594" w:rsidRDefault="003622A6">
            <w:pPr>
              <w:widowControl/>
              <w:spacing w:before="20" w:after="20"/>
              <w:rPr>
                <w:rFonts w:ascii="Arial" w:eastAsia="Arial" w:hAnsi="Arial" w:cs="Arial"/>
                <w:sz w:val="18"/>
                <w:szCs w:val="18"/>
                <w:lang w:val="tr-TR"/>
              </w:rPr>
            </w:pPr>
            <w:r>
              <w:rPr>
                <w:rFonts w:ascii="Arial" w:eastAsia="Arial" w:hAnsi="Arial" w:cs="Arial"/>
                <w:sz w:val="18"/>
                <w:szCs w:val="18"/>
                <w:lang w:val="tr-TR"/>
              </w:rPr>
              <w:t>Uluslararası ticarette ahşap ambalaj malzemesinin düzenlenmesi</w:t>
            </w:r>
          </w:p>
        </w:tc>
        <w:tc>
          <w:tcPr>
            <w:tcW w:w="1700" w:type="dxa"/>
            <w:vAlign w:val="center"/>
          </w:tcPr>
          <w:p w14:paraId="70FD2976"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Her iki tür</w:t>
            </w:r>
          </w:p>
        </w:tc>
      </w:tr>
    </w:tbl>
    <w:p w14:paraId="3592E6CF"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19" w:name="_Toc242444443"/>
      <w:r>
        <w:rPr>
          <w:rFonts w:ascii="Arial" w:eastAsia="Arial" w:hAnsi="Arial" w:cs="Arial"/>
          <w:b/>
          <w:bCs/>
          <w:sz w:val="20"/>
          <w:szCs w:val="20"/>
          <w:lang w:val="tr-TR"/>
        </w:rPr>
        <w:t>6.2</w:t>
        <w:tab/>
        <w:t>İç Kaynaklı Dokümanlar</w:t>
      </w:r>
      <w:bookmarkEnd w:id="19"/>
    </w:p>
    <w:p w14:paraId="5FAD5AAE"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6.2.1</w:t>
        <w:tab/>
        <w:t>EN.KL-KP-04 Fotovoltaik Modül Kontrol Planı</w:t>
      </w:r>
    </w:p>
    <w:p w14:paraId="187CA9FE" w14:textId="77777777" w:rsidR="00154594" w:rsidRDefault="003622A6">
      <w:pPr>
        <w:widowControl/>
        <w:spacing w:after="80" w:line="264" w:lineRule="auto"/>
        <w:ind w:left="709" w:hanging="709"/>
        <w:jc w:val="both"/>
        <w:rPr>
          <w:rFonts w:ascii="Arial" w:eastAsia="Arial" w:hAnsi="Arial" w:cs="Arial"/>
          <w:sz w:val="20"/>
          <w:szCs w:val="20"/>
          <w:lang w:val="tr-TR"/>
        </w:rPr>
      </w:pPr>
      <w:r>
        <w:rPr>
          <w:rFonts w:ascii="Arial" w:eastAsia="Arial" w:hAnsi="Arial" w:cs="Arial"/>
          <w:sz w:val="20"/>
          <w:szCs w:val="20"/>
          <w:lang w:val="tr-TR"/>
        </w:rPr>
        <w:t>6.2.2</w:t>
        <w:tab/>
        <w:t>EN.KL-FR-30 Analiz Sertifika Formu</w:t>
      </w:r>
    </w:p>
    <w:p w14:paraId="01923484" w14:textId="77777777" w:rsidR="00154594" w:rsidRDefault="003622A6">
      <w:pPr>
        <w:keepNext/>
        <w:keepLines/>
        <w:widowControl/>
        <w:tabs>
          <w:tab w:val="left" w:pos="567"/>
        </w:tabs>
        <w:spacing w:before="240" w:after="120" w:line="264" w:lineRule="auto"/>
        <w:outlineLvl w:val="0"/>
        <w:rPr>
          <w:rFonts w:ascii="Arial" w:eastAsia="Arial" w:hAnsi="Arial" w:cs="Arial"/>
          <w:b/>
          <w:bCs/>
          <w:sz w:val="20"/>
          <w:szCs w:val="20"/>
          <w:lang w:val="tr-TR"/>
        </w:rPr>
      </w:pPr>
      <w:bookmarkStart w:id="20" w:name="_Toc242444444"/>
      <w:r>
        <w:rPr>
          <w:rFonts w:ascii="Arial" w:eastAsia="Arial" w:hAnsi="Arial" w:cs="Arial"/>
          <w:b/>
          <w:bCs/>
          <w:sz w:val="20"/>
          <w:szCs w:val="20"/>
          <w:lang w:val="tr-TR"/>
        </w:rPr>
        <w:t>7.</w:t>
        <w:tab/>
        <w:t>ETİKET, PAKETLEME, TAŞIMA VE DEPOLAMA</w:t>
      </w:r>
      <w:bookmarkEnd w:id="20"/>
    </w:p>
    <w:p w14:paraId="60F56B1E"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21" w:name="_Toc242444445"/>
      <w:r>
        <w:rPr>
          <w:rFonts w:ascii="Arial" w:eastAsia="Arial" w:hAnsi="Arial" w:cs="Arial"/>
          <w:b/>
          <w:bCs/>
          <w:sz w:val="20"/>
          <w:szCs w:val="20"/>
          <w:lang w:val="tr-TR"/>
        </w:rPr>
        <w:t>7.1</w:t>
        <w:tab/>
        <w:t>Etiket</w:t>
      </w:r>
      <w:bookmarkEnd w:id="21"/>
    </w:p>
    <w:p w14:paraId="421B3C76"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Etiket üzerinde tedarikçi (üretici) firma adı ve bilgileri, ürün modeli/özelliği, malzeme ve durum (alüminyumda alaşım ve temper durumu), boyut bilgisi, kaplama kalınlığı ve üretim tarihi yer almalıdır. Paket etiketinde ayrıca hammadde adı ve açıklaması, malzeme miktarı ve birimi, son kullanma tarihi, seri numarası ve lot/parti numarası bulunmalıdır. ELİN A.Ş.’nin tedarikçiye yaptığı geri bildirimlerde etiket bilgileri verildiğinde çerçeveler tedarikçi tarafından izlenebilir olmalıdır.</w:t>
      </w:r>
    </w:p>
    <w:p w14:paraId="29EB42A6"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22" w:name="_Toc242444446"/>
      <w:r>
        <w:rPr>
          <w:rFonts w:ascii="Arial" w:eastAsia="Arial" w:hAnsi="Arial" w:cs="Arial"/>
          <w:b/>
          <w:bCs/>
          <w:sz w:val="20"/>
          <w:szCs w:val="20"/>
          <w:lang w:val="tr-TR"/>
        </w:rPr>
        <w:t>7.2</w:t>
        <w:tab/>
        <w:t>Paketleme</w:t>
      </w:r>
      <w:bookmarkEnd w:id="22"/>
    </w:p>
    <w:p w14:paraId="4168B498"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Paketleme şartları alüminyum ve kompozit çerçeveler için ortaktır. Çerçeveler çizilme, ezilme, yamulma gibi hasar görmeyecek; makineye yükleme sırasında paket açıldığında dağılmayacak ve taşıma sırasında zarar görmeyecek şekilde paketlenmelidir. Uzak mesafe taşımalarında çerçeveler nemden ve darbeden ayrıca balonlu naylon, EPE köpük, krep kâğıt ve üst kapakla korunmalı; her pakete ürün paket listesi konmalıdır.</w:t>
      </w:r>
    </w:p>
    <w:p w14:paraId="68E50056"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Paletler ve paketleme uluslararası standartlara, ISPM-15 uluslararası ahşap ambalaj standardına ve lojistik gerekliliklere uygun olmalıdır. Paket üzerindeki sembol ve yazılar ulusal ve uluslararası standartlara uygun olmalı; bütün paketlerde paketin üst tarafını (yönünü), içindekinin kırılabileceğini ve yağmurdan korunması gerektiğini belirten ibareler bulunmalıdır. (Yurt içi ve yurt dışı standartlarının yanı sıra ilgili ülke mevzuatına göre yeniden değerlendirilebilir.)</w:t>
      </w:r>
    </w:p>
    <w:p w14:paraId="344ACA45"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lastRenderedPageBreak/>
        <w:t>7.2.1</w:t>
        <w:tab/>
        <w:t>Çerçeve Yerleştirme Gereklilikleri</w:t>
      </w:r>
    </w:p>
    <w:p w14:paraId="343E898A" w14:textId="77777777" w:rsidR="00154594" w:rsidRDefault="003622A6">
      <w:pPr>
        <w:keepNext/>
        <w:keepLines/>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Çerçeve paletleri, ELİN A.Ş. çerçeve hattına Şekil 2’deki yükleme düzeniyle beslenir. Dizim bu düzene uygun yapılmalıdır.</w:t>
      </w:r>
    </w:p>
    <w:tbl>
      <w:tblPr>
        <w:tblW w:w="9638" w:type="dxa"/>
        <w:jc w:val="center"/>
        <w:tblLayout w:type="fixed"/>
        <w:tblCellMar>
          <w:left w:w="57" w:type="dxa"/>
          <w:right w:w="57" w:type="dxa"/>
        </w:tblCellMar>
        <w:tblLook w:val="0000" w:firstRow="0" w:lastRow="0" w:firstColumn="0" w:lastColumn="0" w:noHBand="0" w:noVBand="0"/>
      </w:tblPr>
      <w:tblGrid>
        <w:gridCol w:w="3212"/>
        <w:gridCol w:w="3213"/>
        <w:gridCol w:w="3213"/>
      </w:tblGrid>
      <w:tr w:rsidR="00154594" w14:paraId="172030CA" w14:textId="77777777">
        <w:trPr>
          <w:cantSplit/>
          <w:jc w:val="center"/>
        </w:trPr>
        <w:tc>
          <w:tcPr>
            <w:tcW w:w="9638" w:type="dxa"/>
            <w:gridSpan w:val="3"/>
            <w:vAlign w:val="bottom"/>
          </w:tcPr>
          <w:p w14:paraId="5E2F501E" w14:textId="77777777" w:rsidR="00154594" w:rsidRDefault="003622A6">
            <w:pPr>
              <w:keepNext/>
              <w:spacing w:before="60" w:after="40"/>
              <w:jc w:val="center"/>
            </w:pPr>
            <w:r>
              <w:rPr>
                <w:noProof/>
              </w:rPr>
              <w:drawing>
                <wp:inline distT="0" distB="0" distL="0" distR="0" wp14:anchorId="1C07301A" wp14:editId="5ACD23D2">
                  <wp:extent cx="4300000" cy="2116537"/>
                  <wp:effectExtent l="0" t="0" r="0" b="0"/>
                  <wp:docPr id="9014" name="Resim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Resim 9014"/>
                          <pic:cNvPicPr>
                            <a:picLocks noChangeAspect="1"/>
                          </pic:cNvPicPr>
                        </pic:nvPicPr>
                        <pic:blipFill>
                          <a:blip r:embed="rId24"/>
                          <a:stretch>
                            <a:fillRect/>
                          </a:stretch>
                        </pic:blipFill>
                        <pic:spPr>
                          <a:xfrm>
                            <a:off x="0" y="0"/>
                            <a:ext cx="4300000" cy="2116537"/>
                          </a:xfrm>
                          <a:prstGeom prst="rect">
                            <a:avLst/>
                          </a:prstGeom>
                        </pic:spPr>
                      </pic:pic>
                    </a:graphicData>
                  </a:graphic>
                </wp:inline>
              </w:drawing>
            </w:r>
          </w:p>
          <w:p w14:paraId="582178B2"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2</w:t>
            </w:r>
            <w:r>
              <w:rPr>
                <w:rFonts w:ascii="Arial" w:eastAsia="Arial" w:hAnsi="Arial" w:cs="Arial"/>
                <w:sz w:val="16"/>
                <w:szCs w:val="16"/>
                <w:lang w:val="tr-TR"/>
              </w:rPr>
              <w:t xml:space="preserve"> – Çerçeve paletlerinin hatta yükleme düzeni</w:t>
            </w:r>
          </w:p>
        </w:tc>
      </w:tr>
      <w:tr w:rsidR="00154594" w14:paraId="1D6D4E3A" w14:textId="77777777">
        <w:trPr>
          <w:cantSplit/>
          <w:jc w:val="center"/>
        </w:trPr>
        <w:tc>
          <w:tcPr>
            <w:tcW w:w="3213" w:type="dxa"/>
            <w:vAlign w:val="bottom"/>
          </w:tcPr>
          <w:p w14:paraId="48FC6CFB" w14:textId="77777777" w:rsidR="00154594" w:rsidRDefault="003622A6">
            <w:pPr>
              <w:keepNext/>
              <w:spacing w:before="60" w:after="40"/>
              <w:jc w:val="center"/>
            </w:pPr>
            <w:r>
              <w:rPr>
                <w:noProof/>
              </w:rPr>
              <w:drawing>
                <wp:inline distT="0" distB="0" distL="0" distR="0" wp14:anchorId="0AE408FB" wp14:editId="693948EB">
                  <wp:extent cx="1913255" cy="934498"/>
                  <wp:effectExtent l="0" t="0" r="0" b="0"/>
                  <wp:docPr id="9015" name="Resim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Resim 9015"/>
                          <pic:cNvPicPr>
                            <a:picLocks noChangeAspect="1"/>
                          </pic:cNvPicPr>
                        </pic:nvPicPr>
                        <pic:blipFill>
                          <a:blip r:embed="rId25"/>
                          <a:stretch>
                            <a:fillRect/>
                          </a:stretch>
                        </pic:blipFill>
                        <pic:spPr>
                          <a:xfrm>
                            <a:off x="0" y="0"/>
                            <a:ext cx="1913255" cy="934498"/>
                          </a:xfrm>
                          <a:prstGeom prst="rect">
                            <a:avLst/>
                          </a:prstGeom>
                        </pic:spPr>
                      </pic:pic>
                    </a:graphicData>
                  </a:graphic>
                </wp:inline>
              </w:drawing>
            </w:r>
          </w:p>
          <w:p w14:paraId="16EDAA7C"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3</w:t>
            </w:r>
            <w:r>
              <w:rPr>
                <w:rFonts w:ascii="Arial" w:eastAsia="Arial" w:hAnsi="Arial" w:cs="Arial"/>
                <w:sz w:val="16"/>
                <w:szCs w:val="16"/>
                <w:lang w:val="tr-TR"/>
              </w:rPr>
              <w:t xml:space="preserve"> – Birbirine geçirilmiş çerçeve sıraları (köşe görünüşü)</w:t>
            </w:r>
          </w:p>
        </w:tc>
        <w:tc>
          <w:tcPr>
            <w:tcW w:w="3213" w:type="dxa"/>
            <w:vAlign w:val="bottom"/>
          </w:tcPr>
          <w:p w14:paraId="36B20D98" w14:textId="77777777" w:rsidR="00154594" w:rsidRDefault="003622A6">
            <w:pPr>
              <w:keepNext/>
              <w:spacing w:before="60" w:after="40"/>
              <w:jc w:val="center"/>
            </w:pPr>
            <w:r>
              <w:rPr>
                <w:noProof/>
              </w:rPr>
              <w:drawing>
                <wp:inline distT="0" distB="0" distL="0" distR="0" wp14:anchorId="55AF4100" wp14:editId="3F5D90D7">
                  <wp:extent cx="1913255" cy="959897"/>
                  <wp:effectExtent l="0" t="0" r="0" b="0"/>
                  <wp:docPr id="9016" name="Resim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Resim 9016"/>
                          <pic:cNvPicPr>
                            <a:picLocks noChangeAspect="1"/>
                          </pic:cNvPicPr>
                        </pic:nvPicPr>
                        <pic:blipFill>
                          <a:blip r:embed="rId26"/>
                          <a:stretch>
                            <a:fillRect/>
                          </a:stretch>
                        </pic:blipFill>
                        <pic:spPr>
                          <a:xfrm>
                            <a:off x="0" y="0"/>
                            <a:ext cx="1913255" cy="959897"/>
                          </a:xfrm>
                          <a:prstGeom prst="rect">
                            <a:avLst/>
                          </a:prstGeom>
                        </pic:spPr>
                      </pic:pic>
                    </a:graphicData>
                  </a:graphic>
                </wp:inline>
              </w:drawing>
            </w:r>
          </w:p>
          <w:p w14:paraId="67C0630C"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4</w:t>
            </w:r>
            <w:r>
              <w:rPr>
                <w:rFonts w:ascii="Arial" w:eastAsia="Arial" w:hAnsi="Arial" w:cs="Arial"/>
                <w:sz w:val="16"/>
                <w:szCs w:val="16"/>
                <w:lang w:val="tr-TR"/>
              </w:rPr>
              <w:t xml:space="preserve"> – Aynı seviyedeki çerçeve tabakaları (yan görünüş)</w:t>
            </w:r>
          </w:p>
        </w:tc>
        <w:tc>
          <w:tcPr>
            <w:tcW w:w="3213" w:type="dxa"/>
            <w:vAlign w:val="bottom"/>
          </w:tcPr>
          <w:p w14:paraId="5AA4B39A" w14:textId="77777777" w:rsidR="00154594" w:rsidRDefault="003622A6">
            <w:pPr>
              <w:keepNext/>
              <w:spacing w:before="60" w:after="40"/>
              <w:jc w:val="center"/>
            </w:pPr>
            <w:r>
              <w:rPr>
                <w:noProof/>
              </w:rPr>
              <w:drawing>
                <wp:inline distT="0" distB="0" distL="0" distR="0" wp14:anchorId="038A5AE8" wp14:editId="6DCE1EBD">
                  <wp:extent cx="1913255" cy="1393747"/>
                  <wp:effectExtent l="0" t="0" r="0" b="0"/>
                  <wp:docPr id="9017" name="Resim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Resim 9017"/>
                          <pic:cNvPicPr>
                            <a:picLocks noChangeAspect="1"/>
                          </pic:cNvPicPr>
                        </pic:nvPicPr>
                        <pic:blipFill>
                          <a:blip r:embed="rId27"/>
                          <a:stretch>
                            <a:fillRect/>
                          </a:stretch>
                        </pic:blipFill>
                        <pic:spPr>
                          <a:xfrm>
                            <a:off x="0" y="0"/>
                            <a:ext cx="1913255" cy="1393747"/>
                          </a:xfrm>
                          <a:prstGeom prst="rect">
                            <a:avLst/>
                          </a:prstGeom>
                        </pic:spPr>
                      </pic:pic>
                    </a:graphicData>
                  </a:graphic>
                </wp:inline>
              </w:drawing>
            </w:r>
          </w:p>
          <w:p w14:paraId="7B8AF887"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5</w:t>
            </w:r>
            <w:r>
              <w:rPr>
                <w:rFonts w:ascii="Arial" w:eastAsia="Arial" w:hAnsi="Arial" w:cs="Arial"/>
                <w:sz w:val="16"/>
                <w:szCs w:val="16"/>
                <w:lang w:val="tr-TR"/>
              </w:rPr>
              <w:t xml:space="preserve"> – Palet üzerinde tabaka dizimi (ön görünüş)</w:t>
            </w:r>
          </w:p>
        </w:tc>
      </w:tr>
    </w:tbl>
    <w:p w14:paraId="055ED23A" w14:textId="77777777" w:rsidR="00154594" w:rsidRDefault="003622A6">
      <w:pPr>
        <w:widowControl/>
        <w:tabs>
          <w:tab w:val="left" w:pos="709"/>
        </w:tabs>
        <w:spacing w:before="160"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1)</w:t>
        <w:tab/>
        <w:t>İki çerçeve birbirine geçirilerek yatay şekilde bir sıra hâlinde yerleştirilir; yapıştırıcı kanalı aynı yönde olmalıdır (Şekil 3).</w:t>
      </w:r>
    </w:p>
    <w:p w14:paraId="21B3B5AB"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2)</w:t>
        <w:tab/>
        <w:t>Çerçevenin iki tarafı eğimli olmamalı ve tüm çerçeve tabakası aynı yatay seviyede olmalıdır (Şekil 4).</w:t>
      </w:r>
    </w:p>
    <w:p w14:paraId="064D1640"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3)</w:t>
        <w:tab/>
        <w:t>Çerçeveler sağda ve solda kayma olmadan düzgün bir şekilde dizilmelidir (Şekil 5).</w:t>
      </w:r>
    </w:p>
    <w:p w14:paraId="565B4068"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4)</w:t>
        <w:tab/>
        <w:t>Her yığındaki miktar tutarlı olmalı; eksik ya da fazla olmamalıdır.</w:t>
      </w:r>
    </w:p>
    <w:p w14:paraId="05C2C79A"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5)</w:t>
        <w:tab/>
        <w:t>Yükleme yönü Şekil 2’deki hat yükleme düzenine uygun olmalıdır.</w:t>
      </w:r>
    </w:p>
    <w:p w14:paraId="1C700F0D"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lastRenderedPageBreak/>
        <w:t>7.2.2</w:t>
        <w:tab/>
        <w:t>Ayırıcı Kâğıt Yerleştirme Gereklilikleri</w:t>
      </w:r>
    </w:p>
    <w:tbl>
      <w:tblPr>
        <w:tblW w:w="9638" w:type="dxa"/>
        <w:jc w:val="center"/>
        <w:tblLayout w:type="fixed"/>
        <w:tblCellMar>
          <w:left w:w="57" w:type="dxa"/>
          <w:right w:w="57" w:type="dxa"/>
        </w:tblCellMar>
        <w:tblLook w:val="0000" w:firstRow="0" w:lastRow="0" w:firstColumn="0" w:lastColumn="0" w:noHBand="0" w:noVBand="0"/>
      </w:tblPr>
      <w:tblGrid>
        <w:gridCol w:w="3212"/>
        <w:gridCol w:w="3213"/>
        <w:gridCol w:w="3213"/>
      </w:tblGrid>
      <w:tr w:rsidR="00154594" w14:paraId="150F9EBA" w14:textId="77777777">
        <w:trPr>
          <w:cantSplit/>
          <w:jc w:val="center"/>
        </w:trPr>
        <w:tc>
          <w:tcPr>
            <w:tcW w:w="3213" w:type="dxa"/>
            <w:vAlign w:val="bottom"/>
          </w:tcPr>
          <w:p w14:paraId="11FE30BB" w14:textId="77777777" w:rsidR="00154594" w:rsidRDefault="003622A6">
            <w:pPr>
              <w:keepNext/>
              <w:spacing w:before="60" w:after="40"/>
              <w:jc w:val="center"/>
            </w:pPr>
            <w:r>
              <w:rPr>
                <w:noProof/>
              </w:rPr>
              <w:drawing>
                <wp:inline distT="0" distB="0" distL="0" distR="0" wp14:anchorId="177E3C2A" wp14:editId="60D6C257">
                  <wp:extent cx="1338398" cy="1900000"/>
                  <wp:effectExtent l="0" t="0" r="0" b="0"/>
                  <wp:docPr id="9018" name="Resim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Resim 9018"/>
                          <pic:cNvPicPr>
                            <a:picLocks noChangeAspect="1"/>
                          </pic:cNvPicPr>
                        </pic:nvPicPr>
                        <pic:blipFill>
                          <a:blip r:embed="rId28"/>
                          <a:stretch>
                            <a:fillRect/>
                          </a:stretch>
                        </pic:blipFill>
                        <pic:spPr>
                          <a:xfrm>
                            <a:off x="0" y="0"/>
                            <a:ext cx="1338398" cy="1900000"/>
                          </a:xfrm>
                          <a:prstGeom prst="rect">
                            <a:avLst/>
                          </a:prstGeom>
                        </pic:spPr>
                      </pic:pic>
                    </a:graphicData>
                  </a:graphic>
                </wp:inline>
              </w:drawing>
            </w:r>
          </w:p>
          <w:p w14:paraId="5FA02297"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6</w:t>
            </w:r>
            <w:r>
              <w:rPr>
                <w:rFonts w:ascii="Arial" w:eastAsia="Arial" w:hAnsi="Arial" w:cs="Arial"/>
                <w:sz w:val="16"/>
                <w:szCs w:val="16"/>
                <w:lang w:val="tr-TR"/>
              </w:rPr>
              <w:t xml:space="preserve"> – Uçlarda ayırıcı kâğıt (tabaka üst görünüşü)</w:t>
            </w:r>
          </w:p>
        </w:tc>
        <w:tc>
          <w:tcPr>
            <w:tcW w:w="3213" w:type="dxa"/>
            <w:vAlign w:val="bottom"/>
          </w:tcPr>
          <w:p w14:paraId="1D5BDE96" w14:textId="77777777" w:rsidR="00154594" w:rsidRDefault="003622A6">
            <w:pPr>
              <w:keepNext/>
              <w:spacing w:before="60" w:after="40"/>
              <w:jc w:val="center"/>
            </w:pPr>
            <w:r>
              <w:rPr>
                <w:noProof/>
              </w:rPr>
              <w:drawing>
                <wp:inline distT="0" distB="0" distL="0" distR="0" wp14:anchorId="29EA6E74" wp14:editId="219C32BB">
                  <wp:extent cx="1913255" cy="1479018"/>
                  <wp:effectExtent l="0" t="0" r="0" b="0"/>
                  <wp:docPr id="9019" name="Resim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Resim 9019"/>
                          <pic:cNvPicPr>
                            <a:picLocks noChangeAspect="1"/>
                          </pic:cNvPicPr>
                        </pic:nvPicPr>
                        <pic:blipFill>
                          <a:blip r:embed="rId29"/>
                          <a:stretch>
                            <a:fillRect/>
                          </a:stretch>
                        </pic:blipFill>
                        <pic:spPr>
                          <a:xfrm>
                            <a:off x="0" y="0"/>
                            <a:ext cx="1913255" cy="1479018"/>
                          </a:xfrm>
                          <a:prstGeom prst="rect">
                            <a:avLst/>
                          </a:prstGeom>
                        </pic:spPr>
                      </pic:pic>
                    </a:graphicData>
                  </a:graphic>
                </wp:inline>
              </w:drawing>
            </w:r>
          </w:p>
          <w:p w14:paraId="6876F143"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7</w:t>
            </w:r>
            <w:r>
              <w:rPr>
                <w:rFonts w:ascii="Arial" w:eastAsia="Arial" w:hAnsi="Arial" w:cs="Arial"/>
                <w:sz w:val="16"/>
                <w:szCs w:val="16"/>
                <w:lang w:val="tr-TR"/>
              </w:rPr>
              <w:t xml:space="preserve"> – Uçlarda ayırıcı kâğıt yerleşimi</w:t>
            </w:r>
          </w:p>
        </w:tc>
        <w:tc>
          <w:tcPr>
            <w:tcW w:w="3213" w:type="dxa"/>
            <w:vAlign w:val="bottom"/>
          </w:tcPr>
          <w:p w14:paraId="36129033" w14:textId="77777777" w:rsidR="00154594" w:rsidRDefault="003622A6">
            <w:pPr>
              <w:keepNext/>
              <w:spacing w:before="60" w:after="40"/>
              <w:jc w:val="center"/>
            </w:pPr>
            <w:r>
              <w:rPr>
                <w:noProof/>
              </w:rPr>
              <w:drawing>
                <wp:inline distT="0" distB="0" distL="0" distR="0" wp14:anchorId="0052FA91" wp14:editId="0A633CDC">
                  <wp:extent cx="1913255" cy="1088241"/>
                  <wp:effectExtent l="0" t="0" r="0" b="0"/>
                  <wp:docPr id="9020" name="Resim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Resim 9020"/>
                          <pic:cNvPicPr>
                            <a:picLocks noChangeAspect="1"/>
                          </pic:cNvPicPr>
                        </pic:nvPicPr>
                        <pic:blipFill>
                          <a:blip r:embed="rId30"/>
                          <a:stretch>
                            <a:fillRect/>
                          </a:stretch>
                        </pic:blipFill>
                        <pic:spPr>
                          <a:xfrm>
                            <a:off x="0" y="0"/>
                            <a:ext cx="1913255" cy="1088241"/>
                          </a:xfrm>
                          <a:prstGeom prst="rect">
                            <a:avLst/>
                          </a:prstGeom>
                        </pic:spPr>
                      </pic:pic>
                    </a:graphicData>
                  </a:graphic>
                </wp:inline>
              </w:drawing>
            </w:r>
          </w:p>
          <w:p w14:paraId="0132CDD9"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8</w:t>
            </w:r>
            <w:r>
              <w:rPr>
                <w:rFonts w:ascii="Arial" w:eastAsia="Arial" w:hAnsi="Arial" w:cs="Arial"/>
                <w:sz w:val="16"/>
                <w:szCs w:val="16"/>
                <w:lang w:val="tr-TR"/>
              </w:rPr>
              <w:t xml:space="preserve"> – Uçlarda ve ortada ayırıcı kâğıt yerleşimi</w:t>
            </w:r>
          </w:p>
        </w:tc>
      </w:tr>
      <w:tr w:rsidR="00154594" w14:paraId="2E38DB33" w14:textId="77777777">
        <w:trPr>
          <w:cantSplit/>
          <w:jc w:val="center"/>
        </w:trPr>
        <w:tc>
          <w:tcPr>
            <w:tcW w:w="3213" w:type="dxa"/>
            <w:vAlign w:val="bottom"/>
          </w:tcPr>
          <w:p w14:paraId="13491573" w14:textId="77777777" w:rsidR="00154594" w:rsidRDefault="003622A6">
            <w:pPr>
              <w:keepNext/>
              <w:spacing w:before="60" w:after="40"/>
              <w:jc w:val="center"/>
            </w:pPr>
            <w:r>
              <w:rPr>
                <w:noProof/>
              </w:rPr>
              <w:drawing>
                <wp:inline distT="0" distB="0" distL="0" distR="0" wp14:anchorId="1C226F89" wp14:editId="701D91AE">
                  <wp:extent cx="1425000" cy="1900000"/>
                  <wp:effectExtent l="0" t="0" r="0" b="0"/>
                  <wp:docPr id="9021" name="Resim 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Resim 9021"/>
                          <pic:cNvPicPr>
                            <a:picLocks noChangeAspect="1"/>
                          </pic:cNvPicPr>
                        </pic:nvPicPr>
                        <pic:blipFill>
                          <a:blip r:embed="rId31"/>
                          <a:stretch>
                            <a:fillRect/>
                          </a:stretch>
                        </pic:blipFill>
                        <pic:spPr>
                          <a:xfrm>
                            <a:off x="0" y="0"/>
                            <a:ext cx="1425000" cy="1900000"/>
                          </a:xfrm>
                          <a:prstGeom prst="rect">
                            <a:avLst/>
                          </a:prstGeom>
                        </pic:spPr>
                      </pic:pic>
                    </a:graphicData>
                  </a:graphic>
                </wp:inline>
              </w:drawing>
            </w:r>
          </w:p>
          <w:p w14:paraId="75C88D84"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9</w:t>
            </w:r>
            <w:r>
              <w:rPr>
                <w:rFonts w:ascii="Arial" w:eastAsia="Arial" w:hAnsi="Arial" w:cs="Arial"/>
                <w:sz w:val="16"/>
                <w:szCs w:val="16"/>
                <w:lang w:val="tr-TR"/>
              </w:rPr>
              <w:t xml:space="preserve"> – Uygulanmış ayırıcı kâğıt</w:t>
            </w:r>
          </w:p>
        </w:tc>
        <w:tc>
          <w:tcPr>
            <w:tcW w:w="3213" w:type="dxa"/>
            <w:vAlign w:val="bottom"/>
          </w:tcPr>
          <w:p w14:paraId="29E9F402" w14:textId="77777777" w:rsidR="00154594" w:rsidRDefault="003622A6">
            <w:pPr>
              <w:keepNext/>
              <w:spacing w:before="60" w:after="40"/>
              <w:jc w:val="center"/>
            </w:pPr>
            <w:r>
              <w:rPr>
                <w:noProof/>
              </w:rPr>
              <w:drawing>
                <wp:inline distT="0" distB="0" distL="0" distR="0" wp14:anchorId="396AB6A3" wp14:editId="4DED552B">
                  <wp:extent cx="1913255" cy="1142699"/>
                  <wp:effectExtent l="0" t="0" r="0" b="0"/>
                  <wp:docPr id="9022" name="Resim 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Resim 9022"/>
                          <pic:cNvPicPr>
                            <a:picLocks noChangeAspect="1"/>
                          </pic:cNvPicPr>
                        </pic:nvPicPr>
                        <pic:blipFill>
                          <a:blip r:embed="rId32"/>
                          <a:stretch>
                            <a:fillRect/>
                          </a:stretch>
                        </pic:blipFill>
                        <pic:spPr>
                          <a:xfrm>
                            <a:off x="0" y="0"/>
                            <a:ext cx="1913255" cy="1142699"/>
                          </a:xfrm>
                          <a:prstGeom prst="rect">
                            <a:avLst/>
                          </a:prstGeom>
                        </pic:spPr>
                      </pic:pic>
                    </a:graphicData>
                  </a:graphic>
                </wp:inline>
              </w:drawing>
            </w:r>
          </w:p>
          <w:p w14:paraId="0F42B3F1"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10</w:t>
            </w:r>
            <w:r>
              <w:rPr>
                <w:rFonts w:ascii="Arial" w:eastAsia="Arial" w:hAnsi="Arial" w:cs="Arial"/>
                <w:sz w:val="16"/>
                <w:szCs w:val="16"/>
                <w:lang w:val="tr-TR"/>
              </w:rPr>
              <w:t xml:space="preserve"> – Ayırıcı kâğıt örneği</w:t>
            </w:r>
          </w:p>
        </w:tc>
        <w:tc>
          <w:tcPr>
            <w:tcW w:w="3213" w:type="dxa"/>
            <w:vAlign w:val="bottom"/>
          </w:tcPr>
          <w:p w14:paraId="0CFDD568" w14:textId="77777777" w:rsidR="00154594" w:rsidRDefault="003622A6">
            <w:pPr>
              <w:keepNext/>
              <w:spacing w:before="60" w:after="40"/>
              <w:jc w:val="center"/>
            </w:pPr>
            <w:r>
              <w:rPr>
                <w:noProof/>
              </w:rPr>
              <w:drawing>
                <wp:inline distT="0" distB="0" distL="0" distR="0" wp14:anchorId="24E9372D" wp14:editId="21F68A0C">
                  <wp:extent cx="1913255" cy="1027521"/>
                  <wp:effectExtent l="0" t="0" r="0" b="0"/>
                  <wp:docPr id="9023" name="Resim 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Resim 9023"/>
                          <pic:cNvPicPr>
                            <a:picLocks noChangeAspect="1"/>
                          </pic:cNvPicPr>
                        </pic:nvPicPr>
                        <pic:blipFill>
                          <a:blip r:embed="rId33"/>
                          <a:stretch>
                            <a:fillRect/>
                          </a:stretch>
                        </pic:blipFill>
                        <pic:spPr>
                          <a:xfrm>
                            <a:off x="0" y="0"/>
                            <a:ext cx="1913255" cy="1027521"/>
                          </a:xfrm>
                          <a:prstGeom prst="rect">
                            <a:avLst/>
                          </a:prstGeom>
                        </pic:spPr>
                      </pic:pic>
                    </a:graphicData>
                  </a:graphic>
                </wp:inline>
              </w:drawing>
            </w:r>
          </w:p>
          <w:p w14:paraId="00F0BABF"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11</w:t>
            </w:r>
            <w:r>
              <w:rPr>
                <w:rFonts w:ascii="Arial" w:eastAsia="Arial" w:hAnsi="Arial" w:cs="Arial"/>
                <w:sz w:val="16"/>
                <w:szCs w:val="16"/>
                <w:lang w:val="tr-TR"/>
              </w:rPr>
              <w:t xml:space="preserve"> – Kısa kenar köşe bağlantısında ayırıcı kâğıt</w:t>
            </w:r>
          </w:p>
        </w:tc>
      </w:tr>
    </w:tbl>
    <w:p w14:paraId="563DF4A4" w14:textId="77777777" w:rsidR="00154594" w:rsidRDefault="003622A6">
      <w:pPr>
        <w:widowControl/>
        <w:tabs>
          <w:tab w:val="left" w:pos="709"/>
        </w:tabs>
        <w:spacing w:before="160"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1)</w:t>
        <w:tab/>
        <w:t>Ayırıcı kâğıt tüm çerçeveye ve her iki uca düz bir şekilde yerleştirilir (Şekil 6, 7 ve 8). Yerleştirme konumu sabit ve düzgün olmalıdır. Ayırıcı kâğıdın uzunluğu çerçeve sayısına göre belirlenir; genişliğinin 150 mm olması tavsiye edilir.</w:t>
      </w:r>
    </w:p>
    <w:p w14:paraId="21DF1700"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2)</w:t>
        <w:tab/>
        <w:t>Ayırıcı kâğıt hava geçirmez olmalı ve çerçeve rengiyle belirgin bir renk farkına sahip olmalıdır (Şekil 9 ve 10).</w:t>
      </w:r>
    </w:p>
    <w:p w14:paraId="06822DE0"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3)</w:t>
        <w:tab/>
        <w:t>Ayırıcı kâğıt çerçevenin etrafına S şeklinde sarılmışsa ambalaj açılırken elle kesilmelidir.</w:t>
      </w:r>
    </w:p>
    <w:p w14:paraId="4B2699CE"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4)</w:t>
        <w:tab/>
        <w:t>Kısa çerçeve köşe bağlantısındaki ayırıcı kâğıt emilebilir bir yüzeye kadar uzanmalı ve köşe bağlantısı tarafından takılmamalıdır (Şekil 11).</w:t>
      </w:r>
    </w:p>
    <w:p w14:paraId="22E74CDA"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lastRenderedPageBreak/>
        <w:t>7.2.3</w:t>
        <w:tab/>
        <w:t>Tam Palet Paketleme Gereklilikleri</w:t>
      </w:r>
    </w:p>
    <w:tbl>
      <w:tblPr>
        <w:tblW w:w="9638" w:type="dxa"/>
        <w:jc w:val="center"/>
        <w:tblLayout w:type="fixed"/>
        <w:tblCellMar>
          <w:left w:w="57" w:type="dxa"/>
          <w:right w:w="57" w:type="dxa"/>
        </w:tblCellMar>
        <w:tblLook w:val="0000" w:firstRow="0" w:lastRow="0" w:firstColumn="0" w:lastColumn="0" w:noHBand="0" w:noVBand="0"/>
      </w:tblPr>
      <w:tblGrid>
        <w:gridCol w:w="4819"/>
        <w:gridCol w:w="4819"/>
      </w:tblGrid>
      <w:tr w:rsidR="00154594" w14:paraId="26BB0A32" w14:textId="77777777">
        <w:trPr>
          <w:cantSplit/>
          <w:jc w:val="center"/>
        </w:trPr>
        <w:tc>
          <w:tcPr>
            <w:tcW w:w="4819" w:type="dxa"/>
            <w:vAlign w:val="bottom"/>
          </w:tcPr>
          <w:p w14:paraId="1E7C18F2" w14:textId="77777777" w:rsidR="00154594" w:rsidRDefault="003622A6">
            <w:pPr>
              <w:keepNext/>
              <w:spacing w:before="60" w:after="40"/>
              <w:jc w:val="center"/>
            </w:pPr>
            <w:r>
              <w:rPr>
                <w:noProof/>
              </w:rPr>
              <w:drawing>
                <wp:inline distT="0" distB="0" distL="0" distR="0" wp14:anchorId="0A1AB9E4" wp14:editId="3E5A16E7">
                  <wp:extent cx="2815879" cy="1900000"/>
                  <wp:effectExtent l="0" t="0" r="0" b="0"/>
                  <wp:docPr id="9024" name="Resim 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Resim 9024"/>
                          <pic:cNvPicPr>
                            <a:picLocks noChangeAspect="1"/>
                          </pic:cNvPicPr>
                        </pic:nvPicPr>
                        <pic:blipFill>
                          <a:blip r:embed="rId34"/>
                          <a:stretch>
                            <a:fillRect/>
                          </a:stretch>
                        </pic:blipFill>
                        <pic:spPr>
                          <a:xfrm>
                            <a:off x="0" y="0"/>
                            <a:ext cx="2815879" cy="1900000"/>
                          </a:xfrm>
                          <a:prstGeom prst="rect">
                            <a:avLst/>
                          </a:prstGeom>
                        </pic:spPr>
                      </pic:pic>
                    </a:graphicData>
                  </a:graphic>
                </wp:inline>
              </w:drawing>
            </w:r>
          </w:p>
          <w:p w14:paraId="19D5B5E9"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12</w:t>
            </w:r>
            <w:r>
              <w:rPr>
                <w:rFonts w:ascii="Arial" w:eastAsia="Arial" w:hAnsi="Arial" w:cs="Arial"/>
                <w:sz w:val="16"/>
                <w:szCs w:val="16"/>
                <w:lang w:val="tr-TR"/>
              </w:rPr>
              <w:t xml:space="preserve"> – Streç film ve ambalaj bandıyla sarılmış tam palet</w:t>
            </w:r>
          </w:p>
        </w:tc>
        <w:tc>
          <w:tcPr>
            <w:tcW w:w="4819" w:type="dxa"/>
            <w:vAlign w:val="bottom"/>
          </w:tcPr>
          <w:p w14:paraId="36B075C0" w14:textId="77777777" w:rsidR="00154594" w:rsidRDefault="003622A6">
            <w:pPr>
              <w:keepNext/>
              <w:spacing w:before="60" w:after="40"/>
              <w:jc w:val="center"/>
            </w:pPr>
            <w:r>
              <w:rPr>
                <w:noProof/>
              </w:rPr>
              <w:drawing>
                <wp:inline distT="0" distB="0" distL="0" distR="0" wp14:anchorId="212D62CD" wp14:editId="653425DE">
                  <wp:extent cx="2933065" cy="1603950"/>
                  <wp:effectExtent l="0" t="0" r="0" b="0"/>
                  <wp:docPr id="9025" name="Resim 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Resim 9025"/>
                          <pic:cNvPicPr>
                            <a:picLocks noChangeAspect="1"/>
                          </pic:cNvPicPr>
                        </pic:nvPicPr>
                        <pic:blipFill>
                          <a:blip r:embed="rId35"/>
                          <a:stretch>
                            <a:fillRect/>
                          </a:stretch>
                        </pic:blipFill>
                        <pic:spPr>
                          <a:xfrm>
                            <a:off x="0" y="0"/>
                            <a:ext cx="2933065" cy="1603950"/>
                          </a:xfrm>
                          <a:prstGeom prst="rect">
                            <a:avLst/>
                          </a:prstGeom>
                        </pic:spPr>
                      </pic:pic>
                    </a:graphicData>
                  </a:graphic>
                </wp:inline>
              </w:drawing>
            </w:r>
          </w:p>
          <w:p w14:paraId="2AA212E1" w14:textId="77777777" w:rsidR="00154594" w:rsidRDefault="003622A6">
            <w:pPr>
              <w:spacing w:after="60"/>
              <w:jc w:val="center"/>
              <w:rPr>
                <w:rFonts w:ascii="Arial" w:eastAsia="Arial" w:hAnsi="Arial" w:cs="Arial"/>
                <w:sz w:val="16"/>
                <w:szCs w:val="16"/>
                <w:lang w:val="tr-TR"/>
              </w:rPr>
            </w:pPr>
            <w:r>
              <w:rPr>
                <w:rFonts w:ascii="Arial" w:eastAsia="Arial" w:hAnsi="Arial" w:cs="Arial"/>
                <w:b/>
                <w:bCs/>
                <w:sz w:val="16"/>
                <w:szCs w:val="16"/>
                <w:lang w:val="tr-TR"/>
              </w:rPr>
              <w:t>Şekil 13</w:t>
            </w:r>
            <w:r>
              <w:rPr>
                <w:rFonts w:ascii="Arial" w:eastAsia="Arial" w:hAnsi="Arial" w:cs="Arial"/>
                <w:sz w:val="16"/>
                <w:szCs w:val="16"/>
                <w:lang w:val="tr-TR"/>
              </w:rPr>
              <w:t xml:space="preserve"> – Ambalaj bandıyla sabitlenmiş çerçeve tabakaları</w:t>
            </w:r>
          </w:p>
        </w:tc>
      </w:tr>
    </w:tbl>
    <w:p w14:paraId="7082EC70" w14:textId="77777777" w:rsidR="00154594" w:rsidRDefault="003622A6">
      <w:pPr>
        <w:widowControl/>
        <w:tabs>
          <w:tab w:val="left" w:pos="709"/>
        </w:tabs>
        <w:spacing w:before="160"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1)</w:t>
        <w:tab/>
        <w:t>Taşıma sırasında çerçevenin kaymasını önlemek için tüm çerçeve ambalaj bandıyla sıkıca sarılmalıdır (Şekil 12 ve 13).</w:t>
      </w:r>
    </w:p>
    <w:p w14:paraId="69B58171"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2)</w:t>
        <w:tab/>
        <w:t>Taşıma mesafesi uzunsa çerçevenin ortasına ek bir kat ambalaj bandı eklenebilir; ancak kat sayısı sabit olmalıdır.</w:t>
      </w:r>
    </w:p>
    <w:p w14:paraId="7333B685"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3)</w:t>
        <w:tab/>
        <w:t>İkinci el geri dönüştürülmüş paletlerin kullanılması tavsiye edilmez. Bu tür paletler düzensizdir ve açma sırasında çerçevenin devrilmesine sebep olabilir.</w:t>
      </w:r>
    </w:p>
    <w:p w14:paraId="21EE10CB" w14:textId="77777777" w:rsidR="00154594" w:rsidRDefault="003622A6">
      <w:pPr>
        <w:widowControl/>
        <w:tabs>
          <w:tab w:val="left" w:pos="709"/>
        </w:tabs>
        <w:spacing w:after="60" w:line="264" w:lineRule="auto"/>
        <w:ind w:left="709" w:hanging="425"/>
        <w:jc w:val="both"/>
        <w:rPr>
          <w:rFonts w:ascii="Arial" w:eastAsia="Arial" w:hAnsi="Arial" w:cs="Arial"/>
          <w:sz w:val="20"/>
          <w:szCs w:val="20"/>
          <w:lang w:val="tr-TR"/>
        </w:rPr>
      </w:pPr>
      <w:r>
        <w:rPr>
          <w:rFonts w:ascii="Arial" w:eastAsia="Arial" w:hAnsi="Arial" w:cs="Arial"/>
          <w:sz w:val="20"/>
          <w:szCs w:val="20"/>
          <w:lang w:val="tr-TR"/>
        </w:rPr>
        <w:t>4)</w:t>
        <w:tab/>
        <w:t>Palet, Madde 7.2.4’te gösterilen taşıma yöntemine uygun olmalıdır.</w:t>
      </w:r>
    </w:p>
    <w:p w14:paraId="4506F49E" w14:textId="77777777" w:rsidR="00154594" w:rsidRDefault="003622A6">
      <w:pPr>
        <w:keepNext/>
        <w:keepLines/>
        <w:widowControl/>
        <w:tabs>
          <w:tab w:val="left" w:pos="851"/>
        </w:tabs>
        <w:spacing w:before="120" w:after="80" w:line="264" w:lineRule="auto"/>
        <w:outlineLvl w:val="2"/>
        <w:rPr>
          <w:rFonts w:ascii="Arial" w:eastAsia="Arial" w:hAnsi="Arial" w:cs="Arial"/>
          <w:b/>
          <w:bCs/>
          <w:sz w:val="20"/>
          <w:szCs w:val="20"/>
          <w:lang w:val="tr-TR"/>
        </w:rPr>
      </w:pPr>
      <w:r>
        <w:rPr>
          <w:rFonts w:ascii="Arial" w:eastAsia="Arial" w:hAnsi="Arial" w:cs="Arial"/>
          <w:b/>
          <w:bCs/>
          <w:sz w:val="20"/>
          <w:szCs w:val="20"/>
          <w:lang w:val="tr-TR"/>
        </w:rPr>
        <w:t>7.2.4</w:t>
        <w:tab/>
        <w:t>Palet Önerileri</w:t>
      </w:r>
    </w:p>
    <w:p w14:paraId="36E32611"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b/>
          <w:bCs/>
          <w:sz w:val="20"/>
          <w:szCs w:val="20"/>
          <w:lang w:val="tr-TR"/>
        </w:rPr>
        <w:t>Palet Tasarımı:</w:t>
      </w:r>
      <w:r>
        <w:rPr>
          <w:rFonts w:ascii="Arial" w:eastAsia="Arial" w:hAnsi="Arial" w:cs="Arial"/>
          <w:sz w:val="20"/>
          <w:szCs w:val="20"/>
          <w:lang w:val="tr-TR"/>
        </w:rPr>
        <w:t xml:space="preserve"> Palet tasarımı, tedarikçinin kullandığı palet tipine bağlı olarak değişiklik gösterebilir. Bununla birlikte kullanılan paletin dayanıklı olması, bu dokümanda belirtilen en büyük ve en küçük ölçü sınırları içinde kalması ve taşıma sırasında güvenliği sağlaması zorunludur. Bir palet için belirtilen adetler yalnızca referans amaçlıdır.</w:t>
      </w:r>
    </w:p>
    <w:p w14:paraId="43383DC1" w14:textId="77777777" w:rsidR="00154594" w:rsidRDefault="003622A6">
      <w:pPr>
        <w:keepNext/>
        <w:keepLines/>
        <w:pageBreakBefore/>
        <w:widowControl/>
        <w:tabs>
          <w:tab w:val="left" w:pos="1134"/>
        </w:tabs>
        <w:spacing w:after="80" w:line="264" w:lineRule="auto"/>
        <w:outlineLvl w:val="3"/>
        <w:rPr>
          <w:rFonts w:ascii="Arial" w:eastAsia="Arial" w:hAnsi="Arial" w:cs="Arial"/>
          <w:b/>
          <w:bCs/>
          <w:sz w:val="20"/>
          <w:szCs w:val="20"/>
          <w:lang w:val="tr-TR"/>
        </w:rPr>
      </w:pPr>
      <w:r>
        <w:rPr>
          <w:rFonts w:ascii="Arial" w:eastAsia="Arial" w:hAnsi="Arial" w:cs="Arial"/>
          <w:b/>
          <w:bCs/>
          <w:sz w:val="20"/>
          <w:szCs w:val="20"/>
          <w:lang w:val="tr-TR"/>
        </w:rPr>
        <w:lastRenderedPageBreak/>
        <w:t>7.2.4.1</w:t>
        <w:tab/>
        <w:t>Kısa Çerçeve</w:t>
      </w:r>
    </w:p>
    <w:p w14:paraId="5FA5FE50" w14:textId="77777777" w:rsidR="008F2AF9" w:rsidRDefault="00597751"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r>
        <w:rPr>
          <w:rFonts w:ascii="Arial" w:hAnsi="Arial" w:cs="Arial"/>
          <w:noProof/>
          <w:sz w:val="20"/>
          <w:szCs w:val="20"/>
        </w:rPr>
        <mc:AlternateContent>
          <mc:Choice Requires="wpg">
            <w:drawing>
              <wp:anchor distT="0" distB="0" distL="114300" distR="114300" simplePos="0" relativeHeight="251684864" behindDoc="0" locked="0" layoutInCell="1" allowOverlap="1" wp14:anchorId="61459E25" wp14:editId="3E201618">
                <wp:simplePos x="0" y="0"/>
                <wp:positionH relativeFrom="margin">
                  <wp:align>left</wp:align>
                </wp:positionH>
                <wp:positionV relativeFrom="paragraph">
                  <wp:posOffset>127635</wp:posOffset>
                </wp:positionV>
                <wp:extent cx="4038600" cy="1821815"/>
                <wp:effectExtent l="0" t="0" r="19050" b="6985"/>
                <wp:wrapNone/>
                <wp:docPr id="682713813" name="组合 21"/>
                <wp:cNvGraphicFramePr/>
                <a:graphic xmlns:a="http://schemas.openxmlformats.org/drawingml/2006/main">
                  <a:graphicData uri="http://schemas.microsoft.com/office/word/2010/wordprocessingGroup">
                    <wpg:wgp>
                      <wpg:cNvGrpSpPr/>
                      <wpg:grpSpPr>
                        <a:xfrm>
                          <a:off x="0" y="0"/>
                          <a:ext cx="4038600" cy="1821815"/>
                          <a:chOff x="0" y="0"/>
                          <a:chExt cx="5252720" cy="2574944"/>
                        </a:xfrm>
                      </wpg:grpSpPr>
                      <pic:pic xmlns:pic="http://schemas.openxmlformats.org/drawingml/2006/picture">
                        <pic:nvPicPr>
                          <pic:cNvPr id="337653656" name="图片 22"/>
                          <pic:cNvPicPr>
                            <a:picLocks noChangeAspect="1"/>
                          </pic:cNvPicPr>
                        </pic:nvPicPr>
                        <pic:blipFill>
                          <a:blip r:embed="rId36"/>
                          <a:stretch>
                            <a:fillRect/>
                          </a:stretch>
                        </pic:blipFill>
                        <pic:spPr>
                          <a:xfrm>
                            <a:off x="0" y="0"/>
                            <a:ext cx="4899025" cy="2098675"/>
                          </a:xfrm>
                          <a:prstGeom prst="rect">
                            <a:avLst/>
                          </a:prstGeom>
                        </pic:spPr>
                      </pic:pic>
                      <wps:wsp>
                        <wps:cNvPr id="888588028" name="直接箭头连接符 23"/>
                        <wps:cNvCnPr/>
                        <wps:spPr>
                          <a:xfrm flipH="1">
                            <a:off x="3940175" y="613410"/>
                            <a:ext cx="1066800" cy="105918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938408678" name="直接连接符 24"/>
                        <wps:cNvCnPr/>
                        <wps:spPr>
                          <a:xfrm>
                            <a:off x="3642995" y="1671320"/>
                            <a:ext cx="464820" cy="698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51233506" name="直接箭头连接符 25"/>
                        <wps:cNvCnPr/>
                        <wps:spPr>
                          <a:xfrm flipH="1" flipV="1">
                            <a:off x="196215" y="1540510"/>
                            <a:ext cx="3172460" cy="32258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1863146881" name="直接连接符 26"/>
                        <wps:cNvCnPr/>
                        <wps:spPr>
                          <a:xfrm flipV="1">
                            <a:off x="97155" y="1342390"/>
                            <a:ext cx="251460" cy="2578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50369952" name="直接连接符 27"/>
                        <wps:cNvCnPr/>
                        <wps:spPr>
                          <a:xfrm>
                            <a:off x="3693795" y="1993900"/>
                            <a:ext cx="406400" cy="5969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14831572" name="直接箭头连接符 28"/>
                        <wps:cNvCnPr/>
                        <wps:spPr>
                          <a:xfrm flipH="1">
                            <a:off x="3932555" y="1741170"/>
                            <a:ext cx="7620" cy="27432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978251623" name="流程图: 可选过程 29"/>
                        <wps:cNvSpPr/>
                        <wps:spPr>
                          <a:xfrm>
                            <a:off x="3517139" y="2118521"/>
                            <a:ext cx="992272" cy="456423"/>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17D0B71B" w14:textId="77777777" w:rsidR="008F2AF9" w:rsidRDefault="008F2AF9" w:rsidP="008F2AF9">
                              <w:pPr>
                                <w:jc w:val="center"/>
                                <w:rPr>
                                  <w:rFonts w:asciiTheme="minorHAnsi" w:cstheme="minorBidi"/>
                                  <w:color w:val="C00000"/>
                                  <w:kern w:val="24"/>
                                  <w:sz w:val="32"/>
                                  <w:szCs w:val="32"/>
                                </w:rPr>
                              </w:pPr>
                              <w:r>
                                <w:rPr>
                                  <w:rFonts w:asciiTheme="minorHAnsi" w:cstheme="minorBidi"/>
                                  <w:color w:val="C00000"/>
                                  <w:kern w:val="24"/>
                                  <w:sz w:val="32"/>
                                  <w:szCs w:val="32"/>
                                </w:rPr>
                                <w:t>155</w:t>
                              </w:r>
                            </w:p>
                          </w:txbxContent>
                        </wps:txbx>
                        <wps:bodyPr rtlCol="0" anchor="ctr"/>
                      </wps:wsp>
                      <wps:wsp>
                        <wps:cNvPr id="173892014" name="流程图: 可选过程 30"/>
                        <wps:cNvSpPr/>
                        <wps:spPr>
                          <a:xfrm rot="19020000">
                            <a:off x="4146951" y="1059291"/>
                            <a:ext cx="1003391" cy="498457"/>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43D1A288" w14:textId="77777777" w:rsidR="008F2AF9" w:rsidRDefault="008F2AF9" w:rsidP="008F2AF9">
                              <w:pPr>
                                <w:jc w:val="center"/>
                                <w:rPr>
                                  <w:rFonts w:asciiTheme="minorHAnsi" w:cstheme="minorBidi"/>
                                  <w:color w:val="C00000"/>
                                  <w:kern w:val="24"/>
                                  <w:sz w:val="32"/>
                                  <w:szCs w:val="32"/>
                                </w:rPr>
                              </w:pPr>
                              <w:r>
                                <w:rPr>
                                  <w:rFonts w:asciiTheme="minorHAnsi" w:cstheme="minorBidi"/>
                                  <w:color w:val="C00000"/>
                                  <w:kern w:val="24"/>
                                  <w:sz w:val="32"/>
                                  <w:szCs w:val="32"/>
                                </w:rPr>
                                <w:t>1155~</w:t>
                              </w:r>
                            </w:p>
                          </w:txbxContent>
                        </wps:txbx>
                        <wps:bodyPr rtlCol="0" anchor="ctr"/>
                      </wps:wsp>
                      <wps:wsp>
                        <wps:cNvPr id="1080632834" name="流程图: 可选过程 31"/>
                        <wps:cNvSpPr/>
                        <wps:spPr>
                          <a:xfrm rot="360000">
                            <a:off x="1179102" y="1792967"/>
                            <a:ext cx="1583555" cy="477046"/>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459BB4E3" w14:textId="77777777" w:rsidR="008F2AF9" w:rsidRDefault="008F2AF9" w:rsidP="008F2AF9">
                              <w:pPr>
                                <w:jc w:val="center"/>
                                <w:rPr>
                                  <w:rFonts w:asciiTheme="minorHAnsi" w:hAnsi="DengXian" w:cstheme="minorBidi"/>
                                  <w:color w:val="C00000"/>
                                  <w:kern w:val="24"/>
                                  <w:sz w:val="32"/>
                                  <w:szCs w:val="32"/>
                                </w:rPr>
                              </w:pPr>
                              <w:r>
                                <w:rPr>
                                  <w:rFonts w:asciiTheme="minorHAnsi" w:cstheme="minorBidi"/>
                                  <w:color w:val="C00000"/>
                                  <w:kern w:val="24"/>
                                  <w:sz w:val="32"/>
                                  <w:szCs w:val="32"/>
                                </w:rPr>
                                <w:t>1700</w:t>
                              </w:r>
                            </w:p>
                          </w:txbxContent>
                        </wps:txbx>
                        <wps:bodyPr rtlCol="0" anchor="ctr"/>
                      </wps:wsp>
                      <wps:wsp>
                        <wps:cNvPr id="867417460" name="直接连接符 32"/>
                        <wps:cNvCnPr/>
                        <wps:spPr>
                          <a:xfrm>
                            <a:off x="4787900" y="528320"/>
                            <a:ext cx="464820" cy="6985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1459E25" id="组合 21" o:spid="_x0000_s1026" style="position:absolute;left:0;text-align:left;margin-left:0;margin-top:10.05pt;width:318pt;height:143.45pt;z-index:251684864;mso-position-horizontal:left;mso-position-horizontal-relative:margin;mso-width-relative:margin;mso-height-relative:margin" coordsize="52527,25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2" o:spid="_x0000_s1027" type="#_x0000_t75" style="position:absolute;width:48990;height:2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">
                  <v:imagedata r:id="rId45" o:title=""/>
                </v:shape>
                <v:shapetype id="_x0000_t32" coordsize="21600,21600" o:spt="32" o:oned="t" path="m,l21600,21600e" filled="f">
                  <v:path arrowok="t" fillok="f" o:connecttype="none"/>
                  <o:lock v:ext="edit" shapetype="t"/>
                </v:shapetype>
                <v:shape id="直接箭头连接符 23" o:spid="_x0000_s1028" type="#_x0000_t32" style="position:absolute;left:39401;top:6134;width:10668;height:10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" strokecolor="#4472c4 [3204]" strokeweight="1pt">
                  <v:stroke startarrow="open" endarrow="open" joinstyle="miter"/>
                </v:shape>
                <v:line id="直接连接符 24" o:spid="_x0000_s1029" style="position:absolute;visibility:visible;mso-wrap-style:square" from="36429,16713" to="41078,17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" strokecolor="#4472c4 [3204]" strokeweight="1pt">
                  <v:stroke joinstyle="miter"/>
                </v:line>
                <v:shape id="直接箭头连接符 25" o:spid="_x0000_s1030" type="#_x0000_t32" style="position:absolute;left:1962;top:15405;width:31724;height:32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" strokecolor="#4472c4 [3204]" strokeweight="1pt">
                  <v:stroke startarrow="open" endarrow="open" joinstyle="miter"/>
                </v:shape>
                <v:line id="直接连接符 26" o:spid="_x0000_s1031" style="position:absolute;flip:y;visibility:visible;mso-wrap-style:square" from="971,13423" to="3486,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" strokecolor="#4472c4 [3204]" strokeweight="1pt">
                  <v:stroke joinstyle="miter"/>
                </v:line>
                <v:line id="直接连接符 27" o:spid="_x0000_s1032" style="position:absolute;visibility:visible;mso-wrap-style:square" from="36937,19939" to="41001,20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" strokecolor="#4472c4 [3204]" strokeweight="1pt">
                  <v:stroke joinstyle="miter"/>
                </v:line>
                <v:shape id="直接箭头连接符 28" o:spid="_x0000_s1033" type="#_x0000_t32" style="position:absolute;left:39325;top:17411;width:76;height:27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" strokecolor="#4472c4 [3204]" strokeweight="1pt">
                  <v:stroke startarrow="open" endarrow="open" joinstyle="miter"/>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29" o:spid="_x0000_s1034" type="#_x0000_t176" style="position:absolute;left:35171;top:21185;width:9923;height:4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" fillcolor="#4472c4 [3204]" stroked="f">
                  <v:textbox>
                    <w:txbxContent>
                      <w:p w14:paraId="37B0BB3A" w14:textId="0CCB2792" w:rsidR="008F2AF9" w:rsidRDefault="008F2AF9" w:rsidP="008F2AF9">
                        <w:pPr>
                          <w:jc w:val="center"/>
                          <w:rPr>
                            <w:rFonts w:asciiTheme="minorHAnsi" w:cstheme="minorBidi"/>
                            <w:color w:val="C00000"/>
                            <w:kern w:val="24"/>
                            <w:sz w:val="32"/>
                            <w:szCs w:val="32"/>
                          </w:rPr>
                        </w:pPr>
                        <w:r>
                          <w:rPr>
                            <w:rFonts w:asciiTheme="minorHAnsi" w:cstheme="minorBidi"/>
                            <w:color w:val="C00000"/>
                            <w:kern w:val="24"/>
                            <w:sz w:val="32"/>
                            <w:szCs w:val="32"/>
                          </w:rPr>
                          <w:t>155</w:t>
                        </w:r>
                      </w:p>
                    </w:txbxContent>
                  </v:textbox>
                </v:shape>
                <v:shape id="流程图: 可选过程 30" o:spid="_x0000_s1035" type="#_x0000_t176" style="position:absolute;left:41469;top:10592;width:10034;height:4985;rotation:-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" fillcolor="#4472c4 [3204]" stroked="f">
                  <v:textbox>
                    <w:txbxContent>
                      <w:p w14:paraId="120B6229" w14:textId="77777777" w:rsidR="008F2AF9" w:rsidRDefault="008F2AF9" w:rsidP="008F2AF9">
                        <w:pPr>
                          <w:jc w:val="center"/>
                          <w:rPr>
                            <w:rFonts w:asciiTheme="minorHAnsi" w:cstheme="minorBidi"/>
                            <w:color w:val="C00000"/>
                            <w:kern w:val="24"/>
                            <w:sz w:val="32"/>
                            <w:szCs w:val="32"/>
                          </w:rPr>
                        </w:pPr>
                        <w:r>
                          <w:rPr>
                            <w:rFonts w:asciiTheme="minorHAnsi" w:cstheme="minorBidi"/>
                            <w:color w:val="C00000"/>
                            <w:kern w:val="24"/>
                            <w:sz w:val="32"/>
                            <w:szCs w:val="32"/>
                          </w:rPr>
                          <w:t>1155~</w:t>
                        </w:r>
                      </w:p>
                    </w:txbxContent>
                  </v:textbox>
                </v:shape>
                <v:shape id="流程图: 可选过程 31" o:spid="_x0000_s1036" type="#_x0000_t176" style="position:absolute;left:11791;top:17929;width:15835;height:4771;rotation: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" fillcolor="#4472c4 [3204]" stroked="f">
                  <v:textbox>
                    <w:txbxContent>
                      <w:p w14:paraId="59C185C7" w14:textId="0C1A5C89" w:rsidR="008F2AF9" w:rsidRDefault="008F2AF9" w:rsidP="008F2AF9">
                        <w:pPr>
                          <w:jc w:val="center"/>
                          <w:rPr>
                            <w:rFonts w:asciiTheme="minorHAnsi" w:hAnsi="DengXian" w:cstheme="minorBidi"/>
                            <w:color w:val="C00000"/>
                            <w:kern w:val="24"/>
                            <w:sz w:val="32"/>
                            <w:szCs w:val="32"/>
                          </w:rPr>
                        </w:pPr>
                        <w:r>
                          <w:rPr>
                            <w:rFonts w:asciiTheme="minorHAnsi" w:cstheme="minorBidi"/>
                            <w:color w:val="C00000"/>
                            <w:kern w:val="24"/>
                            <w:sz w:val="32"/>
                            <w:szCs w:val="32"/>
                          </w:rPr>
                          <w:t>1700</w:t>
                        </w:r>
                      </w:p>
                    </w:txbxContent>
                  </v:textbox>
                </v:shape>
                <v:line id="直接连接符 32" o:spid="_x0000_s1037" style="position:absolute;visibility:visible;mso-wrap-style:square" from="47879,5283" to="52527,5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" strokecolor="#4472c4 [3204]" strokeweight="1pt">
                  <v:stroke joinstyle="miter"/>
                </v:line>
                <w10:wrap anchorx="margin"/>
              </v:group>
            </w:pict>
          </mc:Fallback>
        </mc:AlternateContent>
      </w:r>
    </w:p>
    <w:p w14:paraId="7E1A1DCC" w14:textId="77777777" w:rsid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4AF61A0A" w14:textId="77777777" w:rsid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5E51C015" w14:textId="77777777" w:rsid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0142C64A" w14:textId="77777777" w:rsid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79BDC47E" w14:textId="77777777" w:rsid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00281E26" w14:textId="77777777" w:rsid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1E1946F0" w14:textId="77777777" w:rsid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4AC32255" w14:textId="77777777" w:rsidR="008F2AF9" w:rsidRPr="008F2AF9" w:rsidRDefault="008F2AF9" w:rsidP="008F2AF9">
      <w:pPr>
        <w:pStyle w:val="ListeParagraf"/>
        <w:widowControl/>
        <w:autoSpaceDE/>
        <w:autoSpaceDN/>
        <w:spacing w:before="2" w:line="309" w:lineRule="auto"/>
        <w:ind w:left="1080" w:firstLine="0"/>
        <w:contextualSpacing/>
        <w:jc w:val="both"/>
        <w:rPr>
          <w:rFonts w:ascii="Arial" w:hAnsi="Arial" w:cs="Arial"/>
          <w:sz w:val="20"/>
          <w:szCs w:val="20"/>
          <w:lang w:val="tr-TR"/>
        </w:rPr>
      </w:pPr>
    </w:p>
    <w:p w14:paraId="3B08E122" w14:textId="77777777" w:rsidR="004B1674" w:rsidRDefault="004B1674" w:rsidP="004B1674">
      <w:pPr>
        <w:pStyle w:val="GvdeMetni"/>
        <w:spacing w:before="2" w:line="309" w:lineRule="auto"/>
        <w:jc w:val="both"/>
        <w:rPr>
          <w:rFonts w:ascii="Arial" w:hAnsi="Arial" w:cs="Arial"/>
          <w:sz w:val="20"/>
          <w:szCs w:val="20"/>
          <w:lang w:val="tr-TR"/>
        </w:rPr>
      </w:pPr>
    </w:p>
    <w:p w14:paraId="5EB1AF6A" w14:textId="77777777" w:rsidR="008F2AF9" w:rsidRPr="008A407A" w:rsidRDefault="008F2AF9" w:rsidP="008A407A">
      <w:pPr>
        <w:widowControl/>
        <w:autoSpaceDE/>
        <w:autoSpaceDN/>
        <w:spacing w:line="312" w:lineRule="auto"/>
        <w:contextualSpacing/>
        <w:jc w:val="both"/>
        <w:rPr>
          <w:rFonts w:ascii="Arial" w:eastAsiaTheme="minorHAnsi" w:hAnsi="Arial" w:cs="Arial"/>
          <w:b/>
          <w:iCs/>
          <w:sz w:val="20"/>
          <w:szCs w:val="20"/>
          <w:lang w:val="tr-TR"/>
        </w:rPr>
      </w:pPr>
    </w:p>
    <w:p w14:paraId="61A35C15" w14:textId="77777777" w:rsidR="008F2AF9" w:rsidRPr="008A407A" w:rsidRDefault="008A407A" w:rsidP="008A407A">
      <w:pPr>
        <w:widowControl/>
        <w:autoSpaceDE/>
        <w:autoSpaceDN/>
        <w:spacing w:line="312" w:lineRule="auto"/>
        <w:contextualSpacing/>
        <w:jc w:val="both"/>
        <w:rPr>
          <w:rFonts w:ascii="Arial" w:eastAsiaTheme="minorHAnsi" w:hAnsi="Arial" w:cs="Arial"/>
          <w:b/>
          <w:iCs/>
          <w:sz w:val="20"/>
          <w:szCs w:val="20"/>
          <w:lang w:val="tr-TR"/>
        </w:rPr>
      </w:pPr>
      <w:r>
        <w:rPr>
          <w:noProof/>
        </w:rPr>
        <w:drawing>
          <wp:inline distT="0" distB="0" distL="0" distR="0" wp14:anchorId="2DDA752F" wp14:editId="01688A21">
            <wp:extent cx="4000500" cy="1518616"/>
            <wp:effectExtent l="0" t="0" r="0" b="571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6"/>
                    <a:stretch>
                      <a:fillRect/>
                    </a:stretch>
                  </pic:blipFill>
                  <pic:spPr>
                    <a:xfrm>
                      <a:off x="0" y="0"/>
                      <a:ext cx="4020865" cy="1526347"/>
                    </a:xfrm>
                    <a:prstGeom prst="rect">
                      <a:avLst/>
                    </a:prstGeom>
                  </pic:spPr>
                </pic:pic>
              </a:graphicData>
            </a:graphic>
          </wp:inline>
        </w:drawing>
      </w:r>
    </w:p>
    <w:p w14:paraId="53108505"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3BCBE02B" w14:textId="77777777" w:rsidR="008F2AF9" w:rsidRDefault="008A407A"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r>
        <w:rPr>
          <w:rFonts w:ascii="Arial" w:eastAsiaTheme="minorHAnsi" w:hAnsi="Arial" w:cs="Arial"/>
          <w:b/>
          <w:iCs/>
          <w:noProof/>
          <w:sz w:val="20"/>
          <w:szCs w:val="20"/>
        </w:rPr>
        <w:drawing>
          <wp:inline distT="0" distB="0" distL="0" distR="0" wp14:anchorId="507AA272" wp14:editId="0BB6DBC4">
            <wp:extent cx="914425" cy="1005628"/>
            <wp:effectExtent l="0" t="0" r="0" b="4445"/>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47"/>
                    <a:stretch>
                      <a:fillRect/>
                    </a:stretch>
                  </pic:blipFill>
                  <pic:spPr>
                    <a:xfrm>
                      <a:off x="0" y="0"/>
                      <a:ext cx="914425" cy="1005628"/>
                    </a:xfrm>
                    <a:prstGeom prst="rect">
                      <a:avLst/>
                    </a:prstGeom>
                  </pic:spPr>
                </pic:pic>
              </a:graphicData>
            </a:graphic>
          </wp:inline>
        </w:drawing>
      </w:r>
      <w:r>
        <w:rPr>
          <w:noProof/>
          <w:lang w:val="tr-TR"/>
          <w14:ligatures w14:val="standardContextual"/>
        </w:rPr>
        <w:t xml:space="preserve"> </w:t>
      </w:r>
      <w:r>
        <w:rPr>
          <w:rFonts w:ascii="Arial" w:eastAsiaTheme="minorHAnsi" w:hAnsi="Arial" w:cs="Arial"/>
          <w:b/>
          <w:iCs/>
          <w:noProof/>
          <w:sz w:val="20"/>
          <w:szCs w:val="20"/>
        </w:rPr>
        <w:drawing>
          <wp:inline distT="0" distB="0" distL="0" distR="0" wp14:anchorId="245248B6" wp14:editId="03BC280A">
            <wp:extent cx="1612844" cy="619817"/>
            <wp:effectExtent l="0" t="0" r="6985" b="889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48"/>
                    <a:stretch>
                      <a:fillRect/>
                    </a:stretch>
                  </pic:blipFill>
                  <pic:spPr>
                    <a:xfrm rot="10800000" flipV="1">
                      <a:off x="0" y="0"/>
                      <a:ext cx="1612844" cy="619817"/>
                    </a:xfrm>
                    <a:prstGeom prst="rect">
                      <a:avLst/>
                    </a:prstGeom>
                  </pic:spPr>
                </pic:pic>
              </a:graphicData>
            </a:graphic>
          </wp:inline>
        </w:drawing>
      </w:r>
    </w:p>
    <w:p w14:paraId="176392D0" w14:textId="77777777" w:rsidR="008F2AF9" w:rsidRPr="00345784" w:rsidRDefault="00597751" w:rsidP="008F2AF9">
      <w:pPr>
        <w:pStyle w:val="ListeParagraf"/>
        <w:widowControl/>
        <w:autoSpaceDE/>
        <w:autoSpaceDN/>
        <w:spacing w:line="312" w:lineRule="auto"/>
        <w:ind w:left="780" w:firstLine="0"/>
        <w:contextualSpacing/>
        <w:jc w:val="both"/>
        <w:rPr>
          <w:rFonts w:asciiTheme="minorHAnsi" w:cstheme="minorBidi"/>
          <w:color w:val="C00000"/>
          <w:kern w:val="24"/>
          <w:sz w:val="32"/>
          <w:szCs w:val="32"/>
          <w:lang w:val="tr-TR"/>
        </w:rPr>
      </w:pPr>
      <w:r>
        <w:rPr>
          <w:rFonts w:ascii="Arial" w:eastAsiaTheme="minorHAnsi" w:hAnsi="Arial" w:cs="Arial"/>
          <w:b/>
          <w:iCs/>
          <w:noProof/>
          <w:sz w:val="20"/>
          <w:szCs w:val="20"/>
        </w:rPr>
        <mc:AlternateContent>
          <mc:Choice Requires="wpg">
            <w:drawing>
              <wp:anchor distT="0" distB="0" distL="114300" distR="114300" simplePos="0" relativeHeight="251686912" behindDoc="0" locked="0" layoutInCell="1" allowOverlap="1" wp14:anchorId="6345CD20" wp14:editId="531D799C">
                <wp:simplePos x="0" y="0"/>
                <wp:positionH relativeFrom="margin">
                  <wp:posOffset>175895</wp:posOffset>
                </wp:positionH>
                <wp:positionV relativeFrom="paragraph">
                  <wp:posOffset>231140</wp:posOffset>
                </wp:positionV>
                <wp:extent cx="3489960" cy="2232660"/>
                <wp:effectExtent l="0" t="0" r="0" b="34290"/>
                <wp:wrapNone/>
                <wp:docPr id="13" name="组合 12"/>
                <wp:cNvGraphicFramePr/>
                <a:graphic xmlns:a="http://schemas.openxmlformats.org/drawingml/2006/main">
                  <a:graphicData uri="http://schemas.microsoft.com/office/word/2010/wordprocessingGroup">
                    <wpg:wgp>
                      <wpg:cNvGrpSpPr/>
                      <wpg:grpSpPr>
                        <a:xfrm>
                          <a:off x="0" y="0"/>
                          <a:ext cx="3489960" cy="2232660"/>
                          <a:chOff x="-174798" y="0"/>
                          <a:chExt cx="4936663" cy="3318510"/>
                        </a:xfrm>
                      </wpg:grpSpPr>
                      <pic:pic xmlns:pic="http://schemas.openxmlformats.org/drawingml/2006/picture">
                        <pic:nvPicPr>
                          <pic:cNvPr id="433159216" name="图片 14"/>
                          <pic:cNvPicPr>
                            <a:picLocks noChangeAspect="1"/>
                          </pic:cNvPicPr>
                        </pic:nvPicPr>
                        <pic:blipFill>
                          <a:blip r:embed="rId49"/>
                          <a:stretch>
                            <a:fillRect/>
                          </a:stretch>
                        </pic:blipFill>
                        <pic:spPr>
                          <a:xfrm>
                            <a:off x="515620" y="0"/>
                            <a:ext cx="4246245" cy="3318510"/>
                          </a:xfrm>
                          <a:prstGeom prst="rect">
                            <a:avLst/>
                          </a:prstGeom>
                        </pic:spPr>
                      </pic:pic>
                      <wps:wsp>
                        <wps:cNvPr id="754657211" name="矩形 15"/>
                        <wps:cNvSpPr/>
                        <wps:spPr>
                          <a:xfrm>
                            <a:off x="2482215" y="3113405"/>
                            <a:ext cx="1219835" cy="130175"/>
                          </a:xfrm>
                          <a:prstGeom prst="rect">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dk1"/>
                          </a:fontRef>
                        </wps:style>
                        <wps:bodyPr rtlCol="0" anchor="ctr"/>
                      </wps:wsp>
                      <wps:wsp>
                        <wps:cNvPr id="1987709605" name="矩形 16"/>
                        <wps:cNvSpPr/>
                        <wps:spPr>
                          <a:xfrm>
                            <a:off x="879475" y="3110230"/>
                            <a:ext cx="1219835" cy="130175"/>
                          </a:xfrm>
                          <a:prstGeom prst="rect">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dk1"/>
                          </a:fontRef>
                        </wps:style>
                        <wps:bodyPr rtlCol="0" anchor="ctr"/>
                      </wps:wsp>
                      <wps:wsp>
                        <wps:cNvPr id="2025790743" name="直接连接符 17"/>
                        <wps:cNvCnPr/>
                        <wps:spPr>
                          <a:xfrm>
                            <a:off x="160020" y="495300"/>
                            <a:ext cx="444500" cy="292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42079861" name="直接连接符 18"/>
                        <wps:cNvCnPr/>
                        <wps:spPr>
                          <a:xfrm>
                            <a:off x="160020" y="3211195"/>
                            <a:ext cx="444500" cy="292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60237636" name="直接箭头连接符 19"/>
                        <wps:cNvCnPr/>
                        <wps:spPr>
                          <a:xfrm>
                            <a:off x="387350" y="524510"/>
                            <a:ext cx="34925" cy="268795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662206116" name="流程图: 可选过程 20"/>
                        <wps:cNvSpPr/>
                        <wps:spPr>
                          <a:xfrm>
                            <a:off x="-174798" y="1774191"/>
                            <a:ext cx="939339" cy="603249"/>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596AE2A9" w14:textId="77777777" w:rsidR="008F2AF9" w:rsidRDefault="008F2AF9" w:rsidP="008F2AF9">
                              <w:pPr>
                                <w:jc w:val="center"/>
                                <w:rPr>
                                  <w:rFonts w:asciiTheme="minorHAnsi" w:cstheme="minorBidi"/>
                                  <w:color w:val="C00000"/>
                                  <w:kern w:val="24"/>
                                  <w:sz w:val="32"/>
                                  <w:szCs w:val="32"/>
                                </w:rPr>
                              </w:pPr>
                              <w:r>
                                <w:rPr>
                                  <w:rFonts w:asciiTheme="minorHAnsi" w:cstheme="minorBidi"/>
                                  <w:color w:val="C00000"/>
                                  <w:kern w:val="24"/>
                                  <w:sz w:val="32"/>
                                  <w:szCs w:val="32"/>
                                </w:rPr>
                                <w:t>1120</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345CD20" id="组合 12" o:spid="_x0000_s1038" style="position:absolute;left:0;text-align:left;margin-left:13.85pt;margin-top:18.2pt;width:274.8pt;height:175.8pt;z-index:251686912;mso-position-horizontal-relative:margin;mso-width-relative:margin;mso-height-relative:margin" coordorigin="-1747" coordsize="49366,33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">
                <v:shape id="图片 14" o:spid="_x0000_s1039" type="#_x0000_t75" style="position:absolute;left:5156;width:42462;height:33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">
                  <v:imagedata r:id="rId50" o:title=""/>
                </v:shape>
                <v:rect id="矩形 15" o:spid="_x0000_s1040" style="position:absolute;left:24822;top:31134;width:12198;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" filled="f" strokecolor="#4472c4 [3204]" strokeweight="1pt">
                  <v:stroke dashstyle="dash"/>
                </v:rect>
                <v:rect id="矩形 16" o:spid="_x0000_s1041" style="position:absolute;left:8794;top:31102;width:12199;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" filled="f" strokecolor="#4472c4 [3204]" strokeweight="1pt">
                  <v:stroke dashstyle="dash"/>
                </v:rect>
                <v:line id="直接连接符 17" o:spid="_x0000_s1042" style="position:absolute;visibility:visible;mso-wrap-style:square" from="1600,4953" to="6045,5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" strokecolor="#4472c4 [3204]" strokeweight="1pt">
                  <v:stroke joinstyle="miter"/>
                </v:line>
                <v:line id="直接连接符 18" o:spid="_x0000_s1043" style="position:absolute;visibility:visible;mso-wrap-style:square" from="1600,32111" to="6045,32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" strokecolor="#4472c4 [3204]" strokeweight="1pt">
                  <v:stroke joinstyle="miter"/>
                </v:line>
                <v:shape id="直接箭头连接符 19" o:spid="_x0000_s1044" type="#_x0000_t32" style="position:absolute;left:3873;top:5245;width:349;height:26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" strokecolor="#4472c4 [3204]" strokeweight="1pt">
                  <v:stroke startarrow="open" endarrow="open" joinstyle="miter"/>
                </v:shape>
                <v:shape id="流程图: 可选过程 20" o:spid="_x0000_s1045" type="#_x0000_t176" style="position:absolute;left:-1747;top:17741;width:9392;height:6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" fillcolor="#4472c4 [3204]" stroked="f">
                  <v:textbox>
                    <w:txbxContent>
                      <w:p w14:paraId="39AD9BDD" w14:textId="77777777" w:rsidR="008F2AF9" w:rsidRDefault="008F2AF9" w:rsidP="008F2AF9">
                        <w:pPr>
                          <w:jc w:val="center"/>
                          <w:rPr>
                            <w:rFonts w:asciiTheme="minorHAnsi" w:cstheme="minorBidi"/>
                            <w:color w:val="C00000"/>
                            <w:kern w:val="24"/>
                            <w:sz w:val="32"/>
                            <w:szCs w:val="32"/>
                          </w:rPr>
                        </w:pPr>
                        <w:r>
                          <w:rPr>
                            <w:rFonts w:asciiTheme="minorHAnsi" w:cstheme="minorBidi"/>
                            <w:color w:val="C00000"/>
                            <w:kern w:val="24"/>
                            <w:sz w:val="32"/>
                            <w:szCs w:val="32"/>
                          </w:rPr>
                          <w:t>1120</w:t>
                        </w:r>
                      </w:p>
                    </w:txbxContent>
                  </v:textbox>
                </v:shape>
                <w10:wrap anchorx="margin"/>
              </v:group>
            </w:pict>
          </mc:Fallback>
        </mc:AlternateContent>
      </w:r>
    </w:p>
    <w:p w14:paraId="6203EA16"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4B38347E" w14:textId="77777777" w:rsidR="008F2AF9" w:rsidRPr="008F2AF9" w:rsidRDefault="008F2AF9" w:rsidP="008F2AF9">
      <w:pPr>
        <w:widowControl/>
        <w:autoSpaceDE/>
        <w:autoSpaceDN/>
        <w:spacing w:line="312" w:lineRule="auto"/>
        <w:contextualSpacing/>
        <w:jc w:val="both"/>
        <w:rPr>
          <w:rFonts w:ascii="Arial" w:eastAsiaTheme="minorHAnsi" w:hAnsi="Arial" w:cs="Arial"/>
          <w:b/>
          <w:iCs/>
          <w:sz w:val="20"/>
          <w:szCs w:val="20"/>
          <w:lang w:val="tr-TR"/>
        </w:rPr>
      </w:pPr>
    </w:p>
    <w:p w14:paraId="4642B232"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07BAFBA3"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2B545D08"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5E81B3F3"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30E16C63"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5307D626" w14:textId="77777777" w:rsidR="008F2AF9" w:rsidRPr="008F2AF9" w:rsidRDefault="008F2AF9" w:rsidP="008F2AF9">
      <w:pPr>
        <w:widowControl/>
        <w:autoSpaceDE/>
        <w:autoSpaceDN/>
        <w:spacing w:line="312" w:lineRule="auto"/>
        <w:contextualSpacing/>
        <w:jc w:val="both"/>
        <w:rPr>
          <w:rFonts w:ascii="Arial" w:eastAsiaTheme="minorHAnsi" w:hAnsi="Arial" w:cs="Arial"/>
          <w:b/>
          <w:iCs/>
          <w:sz w:val="20"/>
          <w:szCs w:val="20"/>
          <w:lang w:val="tr-TR"/>
        </w:rPr>
      </w:pPr>
    </w:p>
    <w:p w14:paraId="6EAF54E1"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57583D37" w14:textId="77777777" w:rsidR="008F2AF9" w:rsidRDefault="008F2AF9" w:rsidP="008F2AF9">
      <w:pPr>
        <w:pStyle w:val="ListeParagraf"/>
        <w:widowControl/>
        <w:autoSpaceDE/>
        <w:autoSpaceDN/>
        <w:spacing w:line="312" w:lineRule="auto"/>
        <w:ind w:left="780" w:firstLine="0"/>
        <w:contextualSpacing/>
        <w:jc w:val="both"/>
        <w:rPr>
          <w:rFonts w:ascii="Arial" w:eastAsiaTheme="minorHAnsi" w:hAnsi="Arial" w:cs="Arial"/>
          <w:b/>
          <w:iCs/>
          <w:sz w:val="20"/>
          <w:szCs w:val="20"/>
          <w:lang w:val="tr-TR"/>
        </w:rPr>
      </w:pPr>
    </w:p>
    <w:p w14:paraId="6F313C06" w14:textId="77777777" w:rsidR="008F2AF9" w:rsidRDefault="008F2AF9" w:rsidP="00597751">
      <w:pPr>
        <w:widowControl/>
        <w:autoSpaceDE/>
        <w:autoSpaceDN/>
        <w:spacing w:line="312" w:lineRule="auto"/>
        <w:contextualSpacing/>
        <w:jc w:val="both"/>
        <w:rPr>
          <w:rFonts w:ascii="Arial" w:eastAsiaTheme="minorHAnsi" w:hAnsi="Arial" w:cs="Arial"/>
          <w:b/>
          <w:iCs/>
          <w:sz w:val="20"/>
          <w:szCs w:val="20"/>
          <w:lang w:val="tr-TR"/>
        </w:rPr>
      </w:pPr>
    </w:p>
    <w:p w14:paraId="4ED8923D" w14:textId="77777777" w:rsidR="001B644D" w:rsidRPr="00597751" w:rsidRDefault="001B644D" w:rsidP="00597751">
      <w:pPr>
        <w:widowControl/>
        <w:autoSpaceDE/>
        <w:autoSpaceDN/>
        <w:spacing w:line="312" w:lineRule="auto"/>
        <w:contextualSpacing/>
        <w:jc w:val="both"/>
        <w:rPr>
          <w:rFonts w:ascii="Arial" w:eastAsiaTheme="minorHAnsi" w:hAnsi="Arial" w:cs="Arial"/>
          <w:b/>
          <w:iCs/>
          <w:sz w:val="20"/>
          <w:szCs w:val="20"/>
          <w:lang w:val="tr-TR"/>
        </w:rPr>
      </w:pPr>
    </w:p>
    <w:p w14:paraId="656F02E7" w14:textId="77777777" w:rsidR="008F2AF9" w:rsidRPr="00597751" w:rsidRDefault="008F2AF9" w:rsidP="00597751">
      <w:pPr>
        <w:widowControl/>
        <w:autoSpaceDE/>
        <w:autoSpaceDN/>
        <w:spacing w:line="312" w:lineRule="auto"/>
        <w:contextualSpacing/>
        <w:jc w:val="both"/>
        <w:rPr>
          <w:rFonts w:ascii="Arial" w:eastAsiaTheme="minorHAnsi" w:hAnsi="Arial" w:cs="Arial"/>
          <w:b/>
          <w:iCs/>
          <w:sz w:val="20"/>
          <w:szCs w:val="20"/>
          <w:lang w:val="tr-TR"/>
        </w:rPr>
      </w:pPr>
    </w:p>
    <w:p w14:paraId="6ECF4277" w14:textId="77777777" w:rsidR="008A407A" w:rsidRPr="008A407A" w:rsidRDefault="008A407A"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r>
        <w:rPr>
          <w:rFonts w:ascii="Arial" w:eastAsiaTheme="minorHAnsi" w:hAnsi="Arial" w:cs="Arial"/>
          <w:b/>
          <w:iCs/>
          <w:sz w:val="20"/>
          <w:szCs w:val="20"/>
          <w:lang w:val="tr-TR"/>
        </w:rPr>
        <w:t>Kısa çerçeve:</w:t>
      </w:r>
      <w:r>
        <w:rPr>
          <w:rFonts w:ascii="Arial" w:eastAsiaTheme="minorHAnsi" w:hAnsi="Arial" w:cs="Arial"/>
          <w:bCs/>
          <w:iCs/>
          <w:sz w:val="20"/>
          <w:szCs w:val="20"/>
          <w:lang w:val="tr-TR"/>
        </w:rPr>
        <w:t xml:space="preserve"> Maksimum uzunluk 1700 mm, minimum yükseklik sabit 155 mm, genişlik ise çerçeve uzunluğuna göre değişken olarak örnekte 1155 mm’dir. Toplam yükseklik 1120 mm’dir. (55 adet/tabaka × 36 tabaka + 20 adet = 2000 adet. Çerçevenin paletten dışarı doğru eğilmesinden kaçınılmalıdır. — Bir palet için belirtilen miktar yalnızca referans amaçlıdır.)</w:t>
      </w:r>
    </w:p>
    <w:p w14:paraId="2035B450" w14:textId="77777777" w:rsidR="00154594" w:rsidRDefault="003622A6">
      <w:pPr>
        <w:keepNext/>
        <w:keepLines/>
        <w:pageBreakBefore/>
        <w:widowControl/>
        <w:tabs>
          <w:tab w:val="left" w:pos="1134"/>
        </w:tabs>
        <w:spacing w:after="80" w:line="264" w:lineRule="auto"/>
        <w:outlineLvl w:val="3"/>
        <w:rPr>
          <w:rFonts w:ascii="Arial" w:eastAsia="Arial" w:hAnsi="Arial" w:cs="Arial"/>
          <w:b/>
          <w:bCs/>
          <w:sz w:val="20"/>
          <w:szCs w:val="20"/>
          <w:lang w:val="tr-TR"/>
        </w:rPr>
      </w:pPr>
      <w:r>
        <w:rPr>
          <w:rFonts w:ascii="Arial" w:eastAsia="Arial" w:hAnsi="Arial" w:cs="Arial"/>
          <w:b/>
          <w:bCs/>
          <w:sz w:val="20"/>
          <w:szCs w:val="20"/>
          <w:lang w:val="tr-TR"/>
        </w:rPr>
        <w:lastRenderedPageBreak/>
        <w:t>7.2.4.2</w:t>
        <w:tab/>
        <w:t>Uzun Çerçeve</w:t>
      </w:r>
    </w:p>
    <w:p w14:paraId="475315E3"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r>
        <w:rPr>
          <w:rFonts w:ascii="Arial" w:eastAsiaTheme="minorHAnsi" w:hAnsi="Arial" w:cs="Arial"/>
          <w:bCs/>
          <w:iCs/>
          <w:noProof/>
          <w:sz w:val="20"/>
          <w:szCs w:val="20"/>
        </w:rPr>
        <mc:AlternateContent>
          <mc:Choice Requires="wpg">
            <w:drawing>
              <wp:anchor distT="0" distB="0" distL="114300" distR="114300" simplePos="0" relativeHeight="251688960" behindDoc="0" locked="0" layoutInCell="1" allowOverlap="1" wp14:anchorId="71039ABD" wp14:editId="3F1F78A0">
                <wp:simplePos x="0" y="0"/>
                <wp:positionH relativeFrom="margin">
                  <wp:align>left</wp:align>
                </wp:positionH>
                <wp:positionV relativeFrom="paragraph">
                  <wp:posOffset>60325</wp:posOffset>
                </wp:positionV>
                <wp:extent cx="4373880" cy="2506980"/>
                <wp:effectExtent l="0" t="0" r="121920" b="7620"/>
                <wp:wrapNone/>
                <wp:docPr id="40" name="组合 39"/>
                <wp:cNvGraphicFramePr/>
                <a:graphic xmlns:a="http://schemas.openxmlformats.org/drawingml/2006/main">
                  <a:graphicData uri="http://schemas.microsoft.com/office/word/2010/wordprocessingGroup">
                    <wpg:wgp>
                      <wpg:cNvGrpSpPr/>
                      <wpg:grpSpPr>
                        <a:xfrm>
                          <a:off x="0" y="0"/>
                          <a:ext cx="4373880" cy="2506980"/>
                          <a:chOff x="0" y="0"/>
                          <a:chExt cx="4954270" cy="2745458"/>
                        </a:xfrm>
                      </wpg:grpSpPr>
                      <pic:pic xmlns:pic="http://schemas.openxmlformats.org/drawingml/2006/picture">
                        <pic:nvPicPr>
                          <pic:cNvPr id="1495506588" name="图片 40"/>
                          <pic:cNvPicPr>
                            <a:picLocks noChangeAspect="1"/>
                          </pic:cNvPicPr>
                        </pic:nvPicPr>
                        <pic:blipFill>
                          <a:blip r:embed="rId51"/>
                          <a:stretch>
                            <a:fillRect/>
                          </a:stretch>
                        </pic:blipFill>
                        <pic:spPr>
                          <a:xfrm>
                            <a:off x="111125" y="0"/>
                            <a:ext cx="4641215" cy="2211705"/>
                          </a:xfrm>
                          <a:prstGeom prst="rect">
                            <a:avLst/>
                          </a:prstGeom>
                        </pic:spPr>
                      </pic:pic>
                      <wps:wsp>
                        <wps:cNvPr id="206518327" name="直接箭头连接符 41"/>
                        <wps:cNvCnPr/>
                        <wps:spPr>
                          <a:xfrm flipH="1">
                            <a:off x="4260215" y="740410"/>
                            <a:ext cx="518160" cy="129921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108861042" name="直接连接符 42"/>
                        <wps:cNvCnPr/>
                        <wps:spPr>
                          <a:xfrm>
                            <a:off x="4003040" y="2039620"/>
                            <a:ext cx="494030" cy="5778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588616503" name="直接箭头连接符 43"/>
                        <wps:cNvCnPr/>
                        <wps:spPr>
                          <a:xfrm flipH="1" flipV="1">
                            <a:off x="128270" y="1907540"/>
                            <a:ext cx="3738880" cy="38354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2051557373" name="直接连接符 44"/>
                        <wps:cNvCnPr/>
                        <wps:spPr>
                          <a:xfrm flipV="1">
                            <a:off x="0" y="1655445"/>
                            <a:ext cx="183515" cy="38417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85519207" name="直接箭头连接符 45"/>
                        <wps:cNvCnPr/>
                        <wps:spPr>
                          <a:xfrm>
                            <a:off x="4260215" y="2097405"/>
                            <a:ext cx="53340" cy="19367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225554135" name="流程图: 可选过程 46"/>
                        <wps:cNvSpPr/>
                        <wps:spPr>
                          <a:xfrm rot="17580000">
                            <a:off x="4382770" y="1278255"/>
                            <a:ext cx="764540" cy="378460"/>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5E05EA54"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1150</w:t>
                              </w:r>
                            </w:p>
                          </w:txbxContent>
                        </wps:txbx>
                        <wps:bodyPr rtlCol="0" anchor="ctr"/>
                      </wps:wsp>
                      <wps:wsp>
                        <wps:cNvPr id="1596241587" name="流程图: 可选过程 47"/>
                        <wps:cNvSpPr/>
                        <wps:spPr>
                          <a:xfrm rot="360000">
                            <a:off x="1472080" y="2153827"/>
                            <a:ext cx="1104852" cy="353182"/>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02DD0206"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1780~</w:t>
                              </w:r>
                            </w:p>
                          </w:txbxContent>
                        </wps:txbx>
                        <wps:bodyPr rtlCol="0" anchor="ctr"/>
                      </wps:wsp>
                      <wps:wsp>
                        <wps:cNvPr id="2028435638" name="直接连接符 48"/>
                        <wps:cNvCnPr/>
                        <wps:spPr>
                          <a:xfrm>
                            <a:off x="4593590" y="648970"/>
                            <a:ext cx="339725" cy="4318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444768467" name="直接连接符 49"/>
                        <wps:cNvCnPr/>
                        <wps:spPr>
                          <a:xfrm flipH="1">
                            <a:off x="3896360" y="2073910"/>
                            <a:ext cx="106680" cy="28511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15302601" name="流程图: 可选过程 50"/>
                        <wps:cNvSpPr/>
                        <wps:spPr>
                          <a:xfrm>
                            <a:off x="4032250" y="2348865"/>
                            <a:ext cx="758029" cy="396593"/>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5C9C1C64"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155</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71039ABD" id="组合 39" o:spid="_x0000_s1046" style="position:absolute;left:0;text-align:left;margin-left:0;margin-top:4.75pt;width:344.4pt;height:197.4pt;z-index:251688960;mso-position-horizontal:left;mso-position-horizontal-relative:margin;mso-width-relative:margin;mso-height-relative:margin" coordsize="49542,27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">
                <v:shape id="图片 40" o:spid="_x0000_s1047" type="#_x0000_t75" style="position:absolute;left:1111;width:46412;height:22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">
                  <v:imagedata r:id="rId52" o:title=""/>
                </v:shape>
                <v:shape id="直接箭头连接符 41" o:spid="_x0000_s1048" type="#_x0000_t32" style="position:absolute;left:42602;top:7404;width:5181;height:129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" strokecolor="#4472c4 [3204]" strokeweight="1pt">
                  <v:stroke startarrow="open" endarrow="open" joinstyle="miter"/>
                </v:shape>
                <v:line id="直接连接符 42" o:spid="_x0000_s1049" style="position:absolute;visibility:visible;mso-wrap-style:square" from="40030,20396" to="44970,20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" strokecolor="#4472c4 [3204]" strokeweight="1pt">
                  <v:stroke joinstyle="miter"/>
                </v:line>
                <v:shape id="直接箭头连接符 43" o:spid="_x0000_s1050" type="#_x0000_t32" style="position:absolute;left:1282;top:19075;width:37389;height:38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" strokecolor="#4472c4 [3204]" strokeweight="1pt">
                  <v:stroke startarrow="open" endarrow="open" joinstyle="miter"/>
                </v:shape>
                <v:line id="直接连接符 44" o:spid="_x0000_s1051" style="position:absolute;flip:y;visibility:visible;mso-wrap-style:square" from="0,16554" to="1835,20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" strokecolor="#4472c4 [3204]" strokeweight="1pt">
                  <v:stroke joinstyle="miter"/>
                </v:line>
                <v:shape id="直接箭头连接符 45" o:spid="_x0000_s1052" type="#_x0000_t32" style="position:absolute;left:42602;top:20974;width:533;height:1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" strokecolor="#4472c4 [3204]" strokeweight="1pt">
                  <v:stroke startarrow="open" endarrow="open" joinstyle="miter"/>
                </v:shape>
                <v:shape id="流程图: 可选过程 46" o:spid="_x0000_s1053" type="#_x0000_t176" style="position:absolute;left:43827;top:12783;width:7645;height:3784;rotation:-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" fillcolor="#4472c4 [3204]" stroked="f">
                  <v:textbox>
                    <w:txbxContent>
                      <w:p w14:paraId="0D62DE90"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1150</w:t>
                        </w:r>
                      </w:p>
                    </w:txbxContent>
                  </v:textbox>
                </v:shape>
                <v:shape id="流程图: 可选过程 47" o:spid="_x0000_s1054" type="#_x0000_t176" style="position:absolute;left:14720;top:21538;width:11049;height:3532;rotation: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" fillcolor="#4472c4 [3204]" stroked="f">
                  <v:textbox>
                    <w:txbxContent>
                      <w:p w14:paraId="2501034B"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1780~</w:t>
                        </w:r>
                      </w:p>
                    </w:txbxContent>
                  </v:textbox>
                </v:shape>
                <v:line id="直接连接符 48" o:spid="_x0000_s1055" style="position:absolute;visibility:visible;mso-wrap-style:square" from="45935,6489" to="49333,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" strokecolor="#4472c4 [3204]" strokeweight="1pt">
                  <v:stroke joinstyle="miter"/>
                </v:line>
                <v:line id="直接连接符 49" o:spid="_x0000_s1056" style="position:absolute;flip:x;visibility:visible;mso-wrap-style:square" from="38963,20739" to="40030,23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" strokecolor="#4472c4 [3204]" strokeweight="1pt">
                  <v:stroke joinstyle="miter"/>
                </v:line>
                <v:shape id="流程图: 可选过程 50" o:spid="_x0000_s1057" type="#_x0000_t176" style="position:absolute;left:40322;top:23488;width:7580;height:3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" fillcolor="#4472c4 [3204]" stroked="f">
                  <v:textbox>
                    <w:txbxContent>
                      <w:p w14:paraId="32E82AF0"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155</w:t>
                        </w:r>
                      </w:p>
                    </w:txbxContent>
                  </v:textbox>
                </v:shape>
                <w10:wrap anchorx="margin"/>
              </v:group>
            </w:pict>
          </mc:Fallback>
        </mc:AlternateContent>
      </w:r>
    </w:p>
    <w:p w14:paraId="597B817A"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p>
    <w:p w14:paraId="72230141"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p>
    <w:p w14:paraId="43F415F2"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p>
    <w:p w14:paraId="05FABE28"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p>
    <w:p w14:paraId="7F5DC4D1"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p>
    <w:p w14:paraId="4B548049"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p>
    <w:p w14:paraId="03CA3BD4"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rPr>
      </w:pPr>
    </w:p>
    <w:p w14:paraId="0065D630" w14:textId="77777777" w:rsidR="00597751" w:rsidRPr="00597751" w:rsidRDefault="00597751" w:rsidP="00597751">
      <w:pPr>
        <w:widowControl/>
        <w:autoSpaceDE/>
        <w:autoSpaceDN/>
        <w:spacing w:line="312" w:lineRule="auto"/>
        <w:contextualSpacing/>
        <w:jc w:val="both"/>
        <w:rPr>
          <w:rFonts w:ascii="Arial" w:eastAsiaTheme="minorHAnsi" w:hAnsi="Arial" w:cs="Arial"/>
          <w:bCs/>
          <w:iCs/>
          <w:sz w:val="20"/>
          <w:szCs w:val="20"/>
        </w:rPr>
      </w:pPr>
    </w:p>
    <w:p w14:paraId="5DD69C51" w14:textId="77777777" w:rsidR="008A407A" w:rsidRDefault="008A407A"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0D37C811"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3002E09C"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796F8F7E"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47E0D846"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17D5C6E1"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r>
        <w:rPr>
          <w:rFonts w:ascii="Arial" w:eastAsiaTheme="minorHAnsi" w:hAnsi="Arial" w:cs="Arial"/>
          <w:bCs/>
          <w:iCs/>
          <w:noProof/>
          <w:sz w:val="20"/>
          <w:szCs w:val="20"/>
        </w:rPr>
        <w:drawing>
          <wp:inline distT="0" distB="0" distL="0" distR="0" wp14:anchorId="31ECA694" wp14:editId="5EBF4A24">
            <wp:extent cx="4743728" cy="1594026"/>
            <wp:effectExtent l="0" t="0" r="0" b="6350"/>
            <wp:docPr id="120942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3"/>
                    <a:stretch>
                      <a:fillRect/>
                    </a:stretch>
                  </pic:blipFill>
                  <pic:spPr>
                    <a:xfrm>
                      <a:off x="0" y="0"/>
                      <a:ext cx="4743728" cy="1594026"/>
                    </a:xfrm>
                    <a:prstGeom prst="rect">
                      <a:avLst/>
                    </a:prstGeom>
                  </pic:spPr>
                </pic:pic>
              </a:graphicData>
            </a:graphic>
          </wp:inline>
        </w:drawing>
      </w:r>
    </w:p>
    <w:p w14:paraId="7F3B6A38"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r>
        <w:rPr>
          <w:rFonts w:ascii="Arial" w:eastAsiaTheme="minorHAnsi" w:hAnsi="Arial" w:cs="Arial"/>
          <w:bCs/>
          <w:iCs/>
          <w:noProof/>
          <w:sz w:val="20"/>
          <w:szCs w:val="20"/>
        </w:rPr>
        <w:drawing>
          <wp:inline distT="0" distB="0" distL="0" distR="0" wp14:anchorId="1B19D301" wp14:editId="48C09140">
            <wp:extent cx="913825" cy="795051"/>
            <wp:effectExtent l="0" t="0" r="635" b="5080"/>
            <wp:docPr id="5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pic:cNvPicPr>
                      <a:picLocks noChangeAspect="1"/>
                    </pic:cNvPicPr>
                  </pic:nvPicPr>
                  <pic:blipFill>
                    <a:blip r:embed="rId47"/>
                    <a:stretch>
                      <a:fillRect/>
                    </a:stretch>
                  </pic:blipFill>
                  <pic:spPr>
                    <a:xfrm>
                      <a:off x="0" y="0"/>
                      <a:ext cx="913825" cy="795051"/>
                    </a:xfrm>
                    <a:prstGeom prst="rect">
                      <a:avLst/>
                    </a:prstGeom>
                  </pic:spPr>
                </pic:pic>
              </a:graphicData>
            </a:graphic>
          </wp:inline>
        </w:drawing>
      </w:r>
      <w:r>
        <w:rPr>
          <w:noProof/>
          <w14:ligatures w14:val="standardContextual"/>
        </w:rPr>
        <w:t xml:space="preserve"> </w:t>
      </w:r>
      <w:r>
        <w:rPr>
          <w:rFonts w:ascii="Arial" w:eastAsiaTheme="minorHAnsi" w:hAnsi="Arial" w:cs="Arial"/>
          <w:bCs/>
          <w:iCs/>
          <w:noProof/>
          <w:sz w:val="20"/>
          <w:szCs w:val="20"/>
        </w:rPr>
        <w:drawing>
          <wp:inline distT="0" distB="0" distL="0" distR="0" wp14:anchorId="54D725DB" wp14:editId="5CD413EE">
            <wp:extent cx="1750247" cy="730820"/>
            <wp:effectExtent l="0" t="0" r="2540" b="0"/>
            <wp:docPr id="5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pic:cNvPicPr>
                      <a:picLocks noChangeAspect="1"/>
                    </pic:cNvPicPr>
                  </pic:nvPicPr>
                  <pic:blipFill>
                    <a:blip r:embed="rId48"/>
                    <a:stretch>
                      <a:fillRect/>
                    </a:stretch>
                  </pic:blipFill>
                  <pic:spPr>
                    <a:xfrm rot="10800000" flipV="1">
                      <a:off x="0" y="0"/>
                      <a:ext cx="1750247" cy="730820"/>
                    </a:xfrm>
                    <a:prstGeom prst="rect">
                      <a:avLst/>
                    </a:prstGeom>
                  </pic:spPr>
                </pic:pic>
              </a:graphicData>
            </a:graphic>
          </wp:inline>
        </w:drawing>
      </w:r>
    </w:p>
    <w:p w14:paraId="2566E74C"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r>
        <w:rPr>
          <w:rFonts w:ascii="Arial" w:eastAsiaTheme="minorHAnsi" w:hAnsi="Arial" w:cs="Arial"/>
          <w:bCs/>
          <w:iCs/>
          <w:noProof/>
          <w:sz w:val="20"/>
          <w:szCs w:val="20"/>
        </w:rPr>
        <mc:AlternateContent>
          <mc:Choice Requires="wpg">
            <w:drawing>
              <wp:anchor distT="0" distB="0" distL="114300" distR="114300" simplePos="0" relativeHeight="251691008" behindDoc="0" locked="0" layoutInCell="1" allowOverlap="1" wp14:anchorId="7015D444" wp14:editId="4980CD70">
                <wp:simplePos x="0" y="0"/>
                <wp:positionH relativeFrom="margin">
                  <wp:align>left</wp:align>
                </wp:positionH>
                <wp:positionV relativeFrom="paragraph">
                  <wp:posOffset>190500</wp:posOffset>
                </wp:positionV>
                <wp:extent cx="3992880" cy="2049780"/>
                <wp:effectExtent l="0" t="0" r="7620" b="7620"/>
                <wp:wrapNone/>
                <wp:docPr id="112778091" name="组合 2"/>
                <wp:cNvGraphicFramePr/>
                <a:graphic xmlns:a="http://schemas.openxmlformats.org/drawingml/2006/main">
                  <a:graphicData uri="http://schemas.microsoft.com/office/word/2010/wordprocessingGroup">
                    <wpg:wgp>
                      <wpg:cNvGrpSpPr/>
                      <wpg:grpSpPr>
                        <a:xfrm>
                          <a:off x="0" y="0"/>
                          <a:ext cx="3992880" cy="2049780"/>
                          <a:chOff x="0" y="0"/>
                          <a:chExt cx="5264785" cy="2544445"/>
                        </a:xfrm>
                      </wpg:grpSpPr>
                      <pic:pic xmlns:pic="http://schemas.openxmlformats.org/drawingml/2006/picture">
                        <pic:nvPicPr>
                          <pic:cNvPr id="1838214916" name="图片 8"/>
                          <pic:cNvPicPr>
                            <a:picLocks noChangeAspect="1"/>
                          </pic:cNvPicPr>
                        </pic:nvPicPr>
                        <pic:blipFill>
                          <a:blip r:embed="rId54"/>
                          <a:stretch>
                            <a:fillRect/>
                          </a:stretch>
                        </pic:blipFill>
                        <pic:spPr>
                          <a:xfrm>
                            <a:off x="492760" y="0"/>
                            <a:ext cx="4772025" cy="2544445"/>
                          </a:xfrm>
                          <a:prstGeom prst="rect">
                            <a:avLst/>
                          </a:prstGeom>
                        </pic:spPr>
                      </pic:pic>
                      <wps:wsp>
                        <wps:cNvPr id="1286674314" name="直接连接符 9"/>
                        <wps:cNvCnPr/>
                        <wps:spPr>
                          <a:xfrm>
                            <a:off x="133985" y="565150"/>
                            <a:ext cx="444500" cy="292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91115341" name="直接连接符 11"/>
                        <wps:cNvCnPr/>
                        <wps:spPr>
                          <a:xfrm>
                            <a:off x="133985" y="2276475"/>
                            <a:ext cx="444500" cy="292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82806666" name="直接箭头连接符 13"/>
                        <wps:cNvCnPr/>
                        <wps:spPr>
                          <a:xfrm>
                            <a:off x="361315" y="594360"/>
                            <a:ext cx="26035" cy="169164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812163472" name="流程图: 可选过程 38"/>
                        <wps:cNvSpPr/>
                        <wps:spPr>
                          <a:xfrm>
                            <a:off x="0" y="1263015"/>
                            <a:ext cx="944961" cy="531275"/>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761D04A5"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1050</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7015D444" id="组合 2" o:spid="_x0000_s1058" style="position:absolute;left:0;text-align:left;margin-left:0;margin-top:15pt;width:314.4pt;height:161.4pt;z-index:251691008;mso-position-horizontal:left;mso-position-horizontal-relative:margin;mso-width-relative:margin;mso-height-relative:margin" coordsize="52647,254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">
                <v:shape id="图片 8" o:spid="_x0000_s1059" type="#_x0000_t75" style="position:absolute;left:4927;width:47720;height:25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">
                  <v:imagedata r:id="rId55" o:title=""/>
                </v:shape>
                <v:line id="直接连接符 9" o:spid="_x0000_s1060" style="position:absolute;visibility:visible;mso-wrap-style:square" from="1339,5651" to="5784,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" strokecolor="#4472c4 [3204]" strokeweight="1pt">
                  <v:stroke joinstyle="miter"/>
                </v:line>
                <v:line id="直接连接符 11" o:spid="_x0000_s1061" style="position:absolute;visibility:visible;mso-wrap-style:square" from="1339,22764" to="5784,23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" strokecolor="#4472c4 [3204]" strokeweight="1pt">
                  <v:stroke joinstyle="miter"/>
                </v:line>
                <v:shape id="直接箭头连接符 13" o:spid="_x0000_s1062" type="#_x0000_t32" style="position:absolute;left:3613;top:5943;width:260;height:169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" strokecolor="#4472c4 [3204]" strokeweight="1pt">
                  <v:stroke startarrow="open" endarrow="open" joinstyle="miter"/>
                </v:shape>
                <v:shape id="流程图: 可选过程 38" o:spid="_x0000_s1063" type="#_x0000_t176" style="position:absolute;top:12630;width:9449;height:5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" fillcolor="#4472c4 [3204]" stroked="f">
                  <v:textbox>
                    <w:txbxContent>
                      <w:p w14:paraId="116D9D27" w14:textId="77777777" w:rsidR="00597751" w:rsidRDefault="00597751" w:rsidP="00597751">
                        <w:pPr>
                          <w:jc w:val="center"/>
                          <w:rPr>
                            <w:rFonts w:asciiTheme="minorHAnsi" w:cstheme="minorBidi"/>
                            <w:color w:val="C00000"/>
                            <w:kern w:val="24"/>
                            <w:sz w:val="32"/>
                            <w:szCs w:val="32"/>
                          </w:rPr>
                        </w:pPr>
                        <w:r>
                          <w:rPr>
                            <w:rFonts w:asciiTheme="minorHAnsi" w:cstheme="minorBidi"/>
                            <w:color w:val="C00000"/>
                            <w:kern w:val="24"/>
                            <w:sz w:val="32"/>
                            <w:szCs w:val="32"/>
                          </w:rPr>
                          <w:t>1050</w:t>
                        </w:r>
                      </w:p>
                    </w:txbxContent>
                  </v:textbox>
                </v:shape>
                <w10:wrap anchorx="margin"/>
              </v:group>
            </w:pict>
          </mc:Fallback>
        </mc:AlternateContent>
      </w:r>
    </w:p>
    <w:p w14:paraId="77C4194F"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390BEF93"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19F2A841"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0D2D94E4"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28B5A90D"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5C23105E"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4837CC47"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1FA48960"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0636E997"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03AC04CD"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7940CFC3"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466F5AE2" w14:textId="77777777" w:rsidR="00597751" w:rsidRDefault="00597751" w:rsidP="008A407A">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38FE716F" w14:textId="77777777" w:rsidR="00597751" w:rsidRDefault="00597751" w:rsidP="00597751">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r>
        <w:rPr>
          <w:rFonts w:ascii="Arial" w:eastAsiaTheme="minorHAnsi" w:hAnsi="Arial" w:cs="Arial"/>
          <w:b/>
          <w:iCs/>
          <w:sz w:val="20"/>
          <w:szCs w:val="20"/>
          <w:lang w:val="tr-TR"/>
        </w:rPr>
        <w:t>Uzun çerçeve:</w:t>
      </w:r>
      <w:r>
        <w:rPr>
          <w:rFonts w:ascii="Arial" w:eastAsiaTheme="minorHAnsi" w:hAnsi="Arial" w:cs="Arial"/>
          <w:bCs/>
          <w:iCs/>
          <w:sz w:val="20"/>
          <w:szCs w:val="20"/>
          <w:lang w:val="tr-TR"/>
        </w:rPr>
        <w:t xml:space="preserve"> Maksimum genişlik 1150 mm, minimum yükseklik sabit 155 mm’dir. Uzunluk 1780 mm olup gerçek çerçeve uzunluğuna göre belirlenir. Toplam yükseklik 1050 mm’dir. (35 adet/tabaka × 57 tabaka + 5 adet = 2000 adet. Çerçevenin paletten dışarı doğru eğilmesinden kaçınılmalıdır. — Bir palet için belirtilen miktar yalnızca referans amaçlıdır.)</w:t>
      </w:r>
    </w:p>
    <w:p w14:paraId="1452874B" w14:textId="77777777" w:rsidR="00C02A93" w:rsidRDefault="00C02A93" w:rsidP="00597751">
      <w:pPr>
        <w:pStyle w:val="ListeParagraf"/>
        <w:widowControl/>
        <w:autoSpaceDE/>
        <w:autoSpaceDN/>
        <w:spacing w:line="312" w:lineRule="auto"/>
        <w:ind w:left="780" w:firstLine="0"/>
        <w:contextualSpacing/>
        <w:jc w:val="both"/>
        <w:rPr>
          <w:rFonts w:ascii="Arial" w:eastAsiaTheme="minorHAnsi" w:hAnsi="Arial" w:cs="Arial"/>
          <w:bCs/>
          <w:iCs/>
          <w:sz w:val="20"/>
          <w:szCs w:val="20"/>
          <w:lang w:val="tr-TR"/>
        </w:rPr>
      </w:pPr>
    </w:p>
    <w:p w14:paraId="3D1D052A" w14:textId="77777777" w:rsidR="00154594" w:rsidRDefault="003622A6">
      <w:pPr>
        <w:keepNext/>
        <w:keepLines/>
        <w:widowControl/>
        <w:tabs>
          <w:tab w:val="left" w:pos="1134"/>
        </w:tabs>
        <w:spacing w:before="120" w:after="80" w:line="264" w:lineRule="auto"/>
        <w:outlineLvl w:val="3"/>
        <w:rPr>
          <w:rFonts w:ascii="Arial" w:eastAsia="Arial" w:hAnsi="Arial" w:cs="Arial"/>
          <w:b/>
          <w:bCs/>
          <w:sz w:val="20"/>
          <w:szCs w:val="20"/>
          <w:lang w:val="tr-TR"/>
        </w:rPr>
      </w:pPr>
      <w:r>
        <w:rPr>
          <w:rFonts w:ascii="Arial" w:eastAsia="Arial" w:hAnsi="Arial" w:cs="Arial"/>
          <w:b/>
          <w:bCs/>
          <w:sz w:val="20"/>
          <w:szCs w:val="20"/>
          <w:lang w:val="tr-TR"/>
        </w:rPr>
        <w:t>7.2.4.3</w:t>
        <w:tab/>
        <w:t>Çerçeve Paletleri İçin Tavsiye Edilen Ölçüler</w:t>
      </w:r>
    </w:p>
    <w:p w14:paraId="1D5BE996" w14:textId="77777777" w:rsidR="0074325A" w:rsidRPr="0074325A" w:rsidRDefault="0074325A" w:rsidP="0074325A">
      <w:pPr>
        <w:pStyle w:val="ListeParagraf"/>
        <w:widowControl/>
        <w:autoSpaceDE/>
        <w:autoSpaceDN/>
        <w:spacing w:before="2" w:line="309" w:lineRule="auto"/>
        <w:ind w:left="1080" w:firstLine="0"/>
        <w:contextualSpacing/>
        <w:jc w:val="both"/>
        <w:rPr>
          <w:rFonts w:ascii="Arial" w:eastAsiaTheme="minorHAnsi" w:hAnsi="Arial" w:cs="Arial"/>
          <w:b/>
          <w:iCs/>
          <w:sz w:val="20"/>
          <w:szCs w:val="20"/>
          <w:lang w:val="tr-TR"/>
        </w:rPr>
      </w:pPr>
    </w:p>
    <w:p w14:paraId="6A1CE459" w14:textId="77777777" w:rsidR="0076145F" w:rsidRDefault="00483969" w:rsidP="0076145F">
      <w:pPr>
        <w:widowControl/>
        <w:autoSpaceDE/>
        <w:autoSpaceDN/>
        <w:spacing w:before="2" w:line="309" w:lineRule="auto"/>
        <w:contextualSpacing/>
        <w:jc w:val="both"/>
        <w:rPr>
          <w:rFonts w:ascii="Arial" w:eastAsiaTheme="minorHAnsi" w:hAnsi="Arial" w:cs="Arial"/>
          <w:b/>
          <w:iCs/>
          <w:sz w:val="20"/>
          <w:szCs w:val="20"/>
          <w:lang w:val="tr-TR"/>
        </w:rPr>
      </w:pPr>
      <w:r>
        <w:rPr>
          <w:rFonts w:ascii="Arial" w:eastAsiaTheme="minorHAnsi" w:hAnsi="Arial" w:cs="Arial"/>
          <w:b/>
          <w:iCs/>
          <w:noProof/>
          <w:sz w:val="20"/>
          <w:szCs w:val="20"/>
        </w:rPr>
        <mc:AlternateContent>
          <mc:Choice Requires="wpg">
            <w:drawing>
              <wp:anchor distT="0" distB="0" distL="114300" distR="114300" simplePos="0" relativeHeight="251695104" behindDoc="0" locked="0" layoutInCell="1" allowOverlap="1" wp14:anchorId="68CE57C1" wp14:editId="1C4F0A44">
                <wp:simplePos x="0" y="0"/>
                <wp:positionH relativeFrom="margin">
                  <wp:align>center</wp:align>
                </wp:positionH>
                <wp:positionV relativeFrom="paragraph">
                  <wp:posOffset>2050000</wp:posOffset>
                </wp:positionV>
                <wp:extent cx="3489960" cy="2232660"/>
                <wp:effectExtent l="0" t="0" r="0" b="34290"/>
                <wp:wrapNone/>
                <wp:docPr id="2112914054" name="组合 12"/>
                <wp:cNvGraphicFramePr/>
                <a:graphic xmlns:a="http://schemas.openxmlformats.org/drawingml/2006/main">
                  <a:graphicData uri="http://schemas.microsoft.com/office/word/2010/wordprocessingGroup">
                    <wpg:wgp>
                      <wpg:cNvGrpSpPr/>
                      <wpg:grpSpPr>
                        <a:xfrm>
                          <a:off x="0" y="0"/>
                          <a:ext cx="3489960" cy="2232660"/>
                          <a:chOff x="-174798" y="0"/>
                          <a:chExt cx="4936663" cy="3318510"/>
                        </a:xfrm>
                      </wpg:grpSpPr>
                      <pic:pic xmlns:pic="http://schemas.openxmlformats.org/drawingml/2006/picture">
                        <pic:nvPicPr>
                          <pic:cNvPr id="154646901" name="图片 14"/>
                          <pic:cNvPicPr>
                            <a:picLocks noChangeAspect="1"/>
                          </pic:cNvPicPr>
                        </pic:nvPicPr>
                        <pic:blipFill>
                          <a:blip r:embed="rId49"/>
                          <a:stretch>
                            <a:fillRect/>
                          </a:stretch>
                        </pic:blipFill>
                        <pic:spPr>
                          <a:xfrm>
                            <a:off x="515620" y="0"/>
                            <a:ext cx="4246245" cy="3318510"/>
                          </a:xfrm>
                          <a:prstGeom prst="rect">
                            <a:avLst/>
                          </a:prstGeom>
                        </pic:spPr>
                      </pic:pic>
                      <wps:wsp>
                        <wps:cNvPr id="1985195371" name="矩形 15"/>
                        <wps:cNvSpPr/>
                        <wps:spPr>
                          <a:xfrm>
                            <a:off x="2482215" y="3113405"/>
                            <a:ext cx="1219835" cy="130175"/>
                          </a:xfrm>
                          <a:prstGeom prst="rect">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dk1"/>
                          </a:fontRef>
                        </wps:style>
                        <wps:bodyPr rtlCol="0" anchor="ctr"/>
                      </wps:wsp>
                      <wps:wsp>
                        <wps:cNvPr id="182113221" name="矩形 16"/>
                        <wps:cNvSpPr/>
                        <wps:spPr>
                          <a:xfrm>
                            <a:off x="879475" y="3110230"/>
                            <a:ext cx="1219835" cy="130175"/>
                          </a:xfrm>
                          <a:prstGeom prst="rect">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dk1"/>
                          </a:fontRef>
                        </wps:style>
                        <wps:bodyPr rtlCol="0" anchor="ctr"/>
                      </wps:wsp>
                      <wps:wsp>
                        <wps:cNvPr id="393390710" name="直接连接符 17"/>
                        <wps:cNvCnPr/>
                        <wps:spPr>
                          <a:xfrm>
                            <a:off x="160020" y="495300"/>
                            <a:ext cx="444500" cy="292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893232101" name="直接连接符 18"/>
                        <wps:cNvCnPr/>
                        <wps:spPr>
                          <a:xfrm>
                            <a:off x="160020" y="3211195"/>
                            <a:ext cx="444500" cy="292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79461748" name="直接箭头连接符 19"/>
                        <wps:cNvCnPr/>
                        <wps:spPr>
                          <a:xfrm>
                            <a:off x="387350" y="524510"/>
                            <a:ext cx="34925" cy="268795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1966197489" name="流程图: 可选过程 20"/>
                        <wps:cNvSpPr/>
                        <wps:spPr>
                          <a:xfrm>
                            <a:off x="-174798" y="1774191"/>
                            <a:ext cx="939339" cy="603249"/>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35C31754" w14:textId="77777777" w:rsidR="00A604DD" w:rsidRPr="00C04DCF" w:rsidRDefault="00C04DCF" w:rsidP="00A604DD">
                              <w:pPr>
                                <w:jc w:val="center"/>
                                <w:rPr>
                                  <w:rFonts w:asciiTheme="minorHAnsi" w:cstheme="minorBidi"/>
                                  <w:color w:val="C00000"/>
                                  <w:kern w:val="24"/>
                                  <w:sz w:val="32"/>
                                  <w:szCs w:val="32"/>
                                  <w:lang w:val="tr-TR"/>
                                </w:rPr>
                              </w:pPr>
                              <w:r>
                                <w:rPr>
                                  <w:rFonts w:asciiTheme="minorHAnsi" w:cstheme="minorBidi"/>
                                  <w:color w:val="C00000"/>
                                  <w:kern w:val="24"/>
                                  <w:sz w:val="32"/>
                                  <w:szCs w:val="32"/>
                                  <w:lang w:val="tr-TR"/>
                                </w:rPr>
                                <w:t>c</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8CE57C1" id="_x0000_s1064" style="position:absolute;left:0;text-align:left;margin-left:276.9pt;margin-top:3.2pt;width:274.8pt;height:175.8pt;z-index:251695104;mso-position-horizontal-relative:margin;mso-width-relative:margin;mso-height-relative:margin" coordorigin="-1747" coordsize="49366,33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">
                <v:shape id="图片 14" o:spid="_x0000_s1065" type="#_x0000_t75" style="position:absolute;left:5156;width:42462;height:33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">
                  <v:imagedata r:id="rId50" o:title=""/>
                </v:shape>
                <v:rect id="矩形 15" o:spid="_x0000_s1066" style="position:absolute;left:24822;top:31134;width:12198;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" filled="f" strokecolor="#4472c4 [3204]" strokeweight="1pt">
                  <v:stroke dashstyle="dash"/>
                </v:rect>
                <v:rect id="矩形 16" o:spid="_x0000_s1067" style="position:absolute;left:8794;top:31102;width:12199;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" filled="f" strokecolor="#4472c4 [3204]" strokeweight="1pt">
                  <v:stroke dashstyle="dash"/>
                </v:rect>
                <v:line id="直接连接符 17" o:spid="_x0000_s1068" style="position:absolute;visibility:visible;mso-wrap-style:square" from="1600,4953" to="6045,5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" strokecolor="#4472c4 [3204]" strokeweight="1pt">
                  <v:stroke joinstyle="miter"/>
                </v:line>
                <v:line id="直接连接符 18" o:spid="_x0000_s1069" style="position:absolute;visibility:visible;mso-wrap-style:square" from="1600,32111" to="6045,32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" strokecolor="#4472c4 [3204]" strokeweight="1pt">
                  <v:stroke joinstyle="miter"/>
                </v:line>
                <v:shape id="直接箭头连接符 19" o:spid="_x0000_s1070" type="#_x0000_t32" style="position:absolute;left:3873;top:5245;width:349;height:26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" strokecolor="#4472c4 [3204]" strokeweight="1pt">
                  <v:stroke startarrow="open" endarrow="open" joinstyle="miter"/>
                </v:shape>
                <v:shape id="流程图: 可选过程 20" o:spid="_x0000_s1071" type="#_x0000_t176" style="position:absolute;left:-1747;top:17741;width:9392;height:6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" fillcolor="#4472c4 [3204]" stroked="f">
                  <v:textbox>
                    <w:txbxContent>
                      <w:p w14:paraId="437160D5" w14:textId="79AC034F" w:rsidR="00A604DD" w:rsidRPr="00C04DCF" w:rsidRDefault="00C04DCF" w:rsidP="00A604DD">
                        <w:pPr>
                          <w:jc w:val="center"/>
                          <w:rPr>
                            <w:rFonts w:asciiTheme="minorHAnsi" w:cstheme="minorBidi"/>
                            <w:color w:val="C00000"/>
                            <w:kern w:val="24"/>
                            <w:sz w:val="32"/>
                            <w:szCs w:val="32"/>
                            <w:lang w:val="tr-TR"/>
                          </w:rPr>
                        </w:pPr>
                        <w:r>
                          <w:rPr>
                            <w:rFonts w:asciiTheme="minorHAnsi" w:cstheme="minorBidi"/>
                            <w:color w:val="C00000"/>
                            <w:kern w:val="24"/>
                            <w:sz w:val="32"/>
                            <w:szCs w:val="32"/>
                            <w:lang w:val="tr-TR"/>
                          </w:rPr>
                          <w:t>c</w:t>
                        </w:r>
                      </w:p>
                    </w:txbxContent>
                  </v:textbox>
                </v:shape>
                <w10:wrap anchorx="margin"/>
              </v:group>
            </w:pict>
          </mc:Fallback>
        </mc:AlternateContent>
      </w:r>
      <w:r>
        <w:rPr>
          <w:rFonts w:ascii="Arial" w:hAnsi="Arial" w:cs="Arial"/>
          <w:noProof/>
          <w:sz w:val="20"/>
          <w:szCs w:val="20"/>
        </w:rPr>
        <mc:AlternateContent>
          <mc:Choice Requires="wpg">
            <w:drawing>
              <wp:anchor distT="0" distB="0" distL="114300" distR="114300" simplePos="0" relativeHeight="251693056" behindDoc="0" locked="0" layoutInCell="1" allowOverlap="1" wp14:anchorId="607BC939" wp14:editId="1C4107E3">
                <wp:simplePos x="0" y="0"/>
                <wp:positionH relativeFrom="margin">
                  <wp:align>center</wp:align>
                </wp:positionH>
                <wp:positionV relativeFrom="paragraph">
                  <wp:posOffset>60000</wp:posOffset>
                </wp:positionV>
                <wp:extent cx="4038600" cy="1844040"/>
                <wp:effectExtent l="0" t="0" r="19050" b="3810"/>
                <wp:wrapNone/>
                <wp:docPr id="1145636685" name="组合 21"/>
                <wp:cNvGraphicFramePr/>
                <a:graphic xmlns:a="http://schemas.openxmlformats.org/drawingml/2006/main">
                  <a:graphicData uri="http://schemas.microsoft.com/office/word/2010/wordprocessingGroup">
                    <wpg:wgp>
                      <wpg:cNvGrpSpPr/>
                      <wpg:grpSpPr>
                        <a:xfrm>
                          <a:off x="0" y="0"/>
                          <a:ext cx="4038600" cy="1844040"/>
                          <a:chOff x="0" y="0"/>
                          <a:chExt cx="5252720" cy="2607229"/>
                        </a:xfrm>
                      </wpg:grpSpPr>
                      <pic:pic xmlns:pic="http://schemas.openxmlformats.org/drawingml/2006/picture">
                        <pic:nvPicPr>
                          <pic:cNvPr id="317183943" name="图片 22"/>
                          <pic:cNvPicPr>
                            <a:picLocks noChangeAspect="1"/>
                          </pic:cNvPicPr>
                        </pic:nvPicPr>
                        <pic:blipFill>
                          <a:blip r:embed="rId36"/>
                          <a:stretch>
                            <a:fillRect/>
                          </a:stretch>
                        </pic:blipFill>
                        <pic:spPr>
                          <a:xfrm>
                            <a:off x="0" y="0"/>
                            <a:ext cx="4899025" cy="2098675"/>
                          </a:xfrm>
                          <a:prstGeom prst="rect">
                            <a:avLst/>
                          </a:prstGeom>
                        </pic:spPr>
                      </pic:pic>
                      <wps:wsp>
                        <wps:cNvPr id="258854932" name="直接箭头连接符 23"/>
                        <wps:cNvCnPr/>
                        <wps:spPr>
                          <a:xfrm flipH="1">
                            <a:off x="3940175" y="613410"/>
                            <a:ext cx="1066800" cy="105918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1569620797" name="直接连接符 24"/>
                        <wps:cNvCnPr/>
                        <wps:spPr>
                          <a:xfrm>
                            <a:off x="3642995" y="1671320"/>
                            <a:ext cx="464820" cy="698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48987982" name="直接箭头连接符 25"/>
                        <wps:cNvCnPr/>
                        <wps:spPr>
                          <a:xfrm flipH="1" flipV="1">
                            <a:off x="196215" y="1540510"/>
                            <a:ext cx="3172460" cy="32258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1999842139" name="直接连接符 26"/>
                        <wps:cNvCnPr/>
                        <wps:spPr>
                          <a:xfrm flipV="1">
                            <a:off x="97155" y="1342390"/>
                            <a:ext cx="251460" cy="2578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680757388" name="直接连接符 27"/>
                        <wps:cNvCnPr/>
                        <wps:spPr>
                          <a:xfrm>
                            <a:off x="3693795" y="1993900"/>
                            <a:ext cx="406400" cy="5969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57006637" name="直接箭头连接符 28"/>
                        <wps:cNvCnPr/>
                        <wps:spPr>
                          <a:xfrm flipH="1">
                            <a:off x="3932555" y="1741170"/>
                            <a:ext cx="7620" cy="274320"/>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wps:wsp>
                        <wps:cNvPr id="1661926899" name="流程图: 可选过程 29"/>
                        <wps:cNvSpPr/>
                        <wps:spPr>
                          <a:xfrm>
                            <a:off x="3517139" y="2118530"/>
                            <a:ext cx="902261" cy="488699"/>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1EDE6DBA" w14:textId="77777777" w:rsidR="008746AE" w:rsidRPr="007E3917" w:rsidRDefault="007E3917" w:rsidP="008746AE">
                              <w:pPr>
                                <w:jc w:val="center"/>
                                <w:rPr>
                                  <w:rFonts w:asciiTheme="minorHAnsi" w:cstheme="minorBidi"/>
                                  <w:color w:val="C00000"/>
                                  <w:kern w:val="24"/>
                                  <w:sz w:val="32"/>
                                  <w:szCs w:val="32"/>
                                  <w:lang w:val="tr-TR"/>
                                </w:rPr>
                              </w:pPr>
                              <w:r>
                                <w:rPr>
                                  <w:rFonts w:asciiTheme="minorHAnsi" w:cstheme="minorBidi"/>
                                  <w:color w:val="C00000"/>
                                  <w:kern w:val="24"/>
                                  <w:sz w:val="32"/>
                                  <w:szCs w:val="32"/>
                                  <w:lang w:val="tr-TR"/>
                                </w:rPr>
                                <w:t>h</w:t>
                              </w:r>
                            </w:p>
                          </w:txbxContent>
                        </wps:txbx>
                        <wps:bodyPr rtlCol="0" anchor="ctr"/>
                      </wps:wsp>
                      <wps:wsp>
                        <wps:cNvPr id="1626601049" name="流程图: 可选过程 30"/>
                        <wps:cNvSpPr/>
                        <wps:spPr>
                          <a:xfrm rot="19020000">
                            <a:off x="4146951" y="1059291"/>
                            <a:ext cx="1003391" cy="498457"/>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4810539F" w14:textId="77777777" w:rsidR="008746AE" w:rsidRPr="007A584D" w:rsidRDefault="007A584D" w:rsidP="008746AE">
                              <w:pPr>
                                <w:jc w:val="center"/>
                                <w:rPr>
                                  <w:rFonts w:asciiTheme="minorHAnsi" w:cstheme="minorBidi"/>
                                  <w:color w:val="C00000"/>
                                  <w:kern w:val="24"/>
                                  <w:sz w:val="32"/>
                                  <w:szCs w:val="32"/>
                                  <w:lang w:val="tr-TR"/>
                                </w:rPr>
                              </w:pPr>
                              <w:r>
                                <w:rPr>
                                  <w:rFonts w:asciiTheme="minorHAnsi" w:cstheme="minorBidi"/>
                                  <w:color w:val="C00000"/>
                                  <w:kern w:val="24"/>
                                  <w:sz w:val="32"/>
                                  <w:szCs w:val="32"/>
                                  <w:lang w:val="tr-TR"/>
                                </w:rPr>
                                <w:t>a</w:t>
                              </w:r>
                            </w:p>
                          </w:txbxContent>
                        </wps:txbx>
                        <wps:bodyPr rtlCol="0" anchor="ctr"/>
                      </wps:wsp>
                      <wps:wsp>
                        <wps:cNvPr id="1200046647" name="流程图: 可选过程 31"/>
                        <wps:cNvSpPr/>
                        <wps:spPr>
                          <a:xfrm rot="360000">
                            <a:off x="1175903" y="1802790"/>
                            <a:ext cx="1759203" cy="533573"/>
                          </a:xfrm>
                          <a:prstGeom prst="flowChartAlternateProcess">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78B8840E" w14:textId="77777777" w:rsidR="008746AE" w:rsidRPr="00A604DD" w:rsidRDefault="00A604DD" w:rsidP="008746AE">
                              <w:pPr>
                                <w:jc w:val="center"/>
                                <w:rPr>
                                  <w:rFonts w:asciiTheme="minorHAnsi" w:hAnsi="DengXian" w:cstheme="minorBidi"/>
                                  <w:color w:val="C00000"/>
                                  <w:kern w:val="24"/>
                                  <w:sz w:val="32"/>
                                  <w:szCs w:val="32"/>
                                  <w:lang w:val="tr-TR"/>
                                </w:rPr>
                              </w:pPr>
                              <w:r>
                                <w:rPr>
                                  <w:rFonts w:asciiTheme="minorHAnsi" w:cstheme="minorBidi"/>
                                  <w:color w:val="C00000"/>
                                  <w:kern w:val="24"/>
                                  <w:sz w:val="32"/>
                                  <w:szCs w:val="32"/>
                                  <w:lang w:val="tr-TR"/>
                                </w:rPr>
                                <w:t>b</w:t>
                              </w:r>
                            </w:p>
                          </w:txbxContent>
                        </wps:txbx>
                        <wps:bodyPr rtlCol="0" anchor="ctr"/>
                      </wps:wsp>
                      <wps:wsp>
                        <wps:cNvPr id="1559979638" name="直接连接符 32"/>
                        <wps:cNvCnPr/>
                        <wps:spPr>
                          <a:xfrm>
                            <a:off x="4787900" y="528320"/>
                            <a:ext cx="464820" cy="6985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7BC939" id="_x0000_s1072" style="position:absolute;left:0;text-align:left;margin-left:-31.85pt;margin-top:14.85pt;width:318pt;height:145.2pt;z-index:251693056;mso-position-horizontal-relative:margin;mso-width-relative:margin;mso-height-relative:margin" coordsize="52527,26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">
                <v:shape id="图片 22" o:spid="_x0000_s1073" type="#_x0000_t75" style="position:absolute;width:48990;height:2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">
                  <v:imagedata r:id="rId45" o:title=""/>
                </v:shape>
                <v:shape id="直接箭头连接符 23" o:spid="_x0000_s1074" type="#_x0000_t32" style="position:absolute;left:39401;top:6134;width:10668;height:10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" strokecolor="#4472c4 [3204]" strokeweight="1pt">
                  <v:stroke startarrow="open" endarrow="open" joinstyle="miter"/>
                </v:shape>
                <v:line id="直接连接符 24" o:spid="_x0000_s1075" style="position:absolute;visibility:visible;mso-wrap-style:square" from="36429,16713" to="41078,17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" strokecolor="#4472c4 [3204]" strokeweight="1pt">
                  <v:stroke joinstyle="miter"/>
                </v:line>
                <v:shape id="直接箭头连接符 25" o:spid="_x0000_s1076" type="#_x0000_t32" style="position:absolute;left:1962;top:15405;width:31724;height:32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" strokecolor="#4472c4 [3204]" strokeweight="1pt">
                  <v:stroke startarrow="open" endarrow="open" joinstyle="miter"/>
                </v:shape>
                <v:line id="直接连接符 26" o:spid="_x0000_s1077" style="position:absolute;flip:y;visibility:visible;mso-wrap-style:square" from="971,13423" to="3486,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" strokecolor="#4472c4 [3204]" strokeweight="1pt">
                  <v:stroke joinstyle="miter"/>
                </v:line>
                <v:line id="直接连接符 27" o:spid="_x0000_s1078" style="position:absolute;visibility:visible;mso-wrap-style:square" from="36937,19939" to="41001,20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" strokecolor="#4472c4 [3204]" strokeweight="1pt">
                  <v:stroke joinstyle="miter"/>
                </v:line>
                <v:shape id="直接箭头连接符 28" o:spid="_x0000_s1079" type="#_x0000_t32" style="position:absolute;left:39325;top:17411;width:76;height:27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" strokecolor="#4472c4 [3204]" strokeweight="1pt">
                  <v:stroke startarrow="open" endarrow="open" joinstyle="miter"/>
                </v:shape>
                <v:shape id="流程图: 可选过程 29" o:spid="_x0000_s1080" type="#_x0000_t176" style="position:absolute;left:35171;top:21185;width:9023;height:4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" fillcolor="#4472c4 [3204]" stroked="f">
                  <v:textbox>
                    <w:txbxContent>
                      <w:p w14:paraId="0814BCCC" w14:textId="503A40DA" w:rsidR="008746AE" w:rsidRPr="007E3917" w:rsidRDefault="007E3917" w:rsidP="008746AE">
                        <w:pPr>
                          <w:jc w:val="center"/>
                          <w:rPr>
                            <w:rFonts w:asciiTheme="minorHAnsi" w:cstheme="minorBidi"/>
                            <w:color w:val="C00000"/>
                            <w:kern w:val="24"/>
                            <w:sz w:val="32"/>
                            <w:szCs w:val="32"/>
                            <w:lang w:val="tr-TR"/>
                          </w:rPr>
                        </w:pPr>
                        <w:r>
                          <w:rPr>
                            <w:rFonts w:asciiTheme="minorHAnsi" w:cstheme="minorBidi"/>
                            <w:color w:val="C00000"/>
                            <w:kern w:val="24"/>
                            <w:sz w:val="32"/>
                            <w:szCs w:val="32"/>
                            <w:lang w:val="tr-TR"/>
                          </w:rPr>
                          <w:t>h</w:t>
                        </w:r>
                      </w:p>
                    </w:txbxContent>
                  </v:textbox>
                </v:shape>
                <v:shape id="流程图: 可选过程 30" o:spid="_x0000_s1081" type="#_x0000_t176" style="position:absolute;left:41469;top:10592;width:10034;height:4985;rotation:-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" fillcolor="#4472c4 [3204]" stroked="f">
                  <v:textbox>
                    <w:txbxContent>
                      <w:p w14:paraId="1E9B999B" w14:textId="71EB5B7C" w:rsidR="008746AE" w:rsidRPr="007A584D" w:rsidRDefault="007A584D" w:rsidP="008746AE">
                        <w:pPr>
                          <w:jc w:val="center"/>
                          <w:rPr>
                            <w:rFonts w:asciiTheme="minorHAnsi" w:cstheme="minorBidi"/>
                            <w:color w:val="C00000"/>
                            <w:kern w:val="24"/>
                            <w:sz w:val="32"/>
                            <w:szCs w:val="32"/>
                            <w:lang w:val="tr-TR"/>
                          </w:rPr>
                        </w:pPr>
                        <w:r>
                          <w:rPr>
                            <w:rFonts w:asciiTheme="minorHAnsi" w:cstheme="minorBidi"/>
                            <w:color w:val="C00000"/>
                            <w:kern w:val="24"/>
                            <w:sz w:val="32"/>
                            <w:szCs w:val="32"/>
                            <w:lang w:val="tr-TR"/>
                          </w:rPr>
                          <w:t>a</w:t>
                        </w:r>
                      </w:p>
                    </w:txbxContent>
                  </v:textbox>
                </v:shape>
                <v:shape id="流程图: 可选过程 31" o:spid="_x0000_s1082" type="#_x0000_t176" style="position:absolute;left:11759;top:18027;width:17592;height:5336;rotation: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" fillcolor="#4472c4 [3204]" stroked="f">
                  <v:textbox>
                    <w:txbxContent>
                      <w:p w14:paraId="52608B53" w14:textId="2E8104FC" w:rsidR="008746AE" w:rsidRPr="00A604DD" w:rsidRDefault="00A604DD" w:rsidP="008746AE">
                        <w:pPr>
                          <w:jc w:val="center"/>
                          <w:rPr>
                            <w:rFonts w:asciiTheme="minorHAnsi" w:hAnsi="DengXian" w:cstheme="minorBidi"/>
                            <w:color w:val="C00000"/>
                            <w:kern w:val="24"/>
                            <w:sz w:val="32"/>
                            <w:szCs w:val="32"/>
                            <w:lang w:val="tr-TR"/>
                          </w:rPr>
                        </w:pPr>
                        <w:r>
                          <w:rPr>
                            <w:rFonts w:asciiTheme="minorHAnsi" w:cstheme="minorBidi"/>
                            <w:color w:val="C00000"/>
                            <w:kern w:val="24"/>
                            <w:sz w:val="32"/>
                            <w:szCs w:val="32"/>
                            <w:lang w:val="tr-TR"/>
                          </w:rPr>
                          <w:t>b</w:t>
                        </w:r>
                      </w:p>
                    </w:txbxContent>
                  </v:textbox>
                </v:shape>
                <v:line id="直接连接符 32" o:spid="_x0000_s1083" style="position:absolute;visibility:visible;mso-wrap-style:square" from="47879,5283" to="52527,5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" strokecolor="#4472c4 [3204]" strokeweight="1pt">
                  <v:stroke joinstyle="miter"/>
                </v:line>
                <w10:wrap anchorx="margin"/>
              </v:group>
            </w:pict>
          </mc:Fallback>
        </mc:AlternateContent>
      </w:r>
    </w:p>
    <w:p w14:paraId="717127C2" w14:textId="77777777" w:rsidR="00154594" w:rsidRDefault="00154594">
      <w:pPr>
        <w:spacing w:line="7300" w:lineRule="exact"/>
      </w:pPr>
    </w:p>
    <w:p w14:paraId="1D0F403B" w14:textId="77777777" w:rsidR="00154594" w:rsidRDefault="003622A6">
      <w:pPr>
        <w:keepNext/>
        <w:keepLines/>
        <w:widowControl/>
        <w:spacing w:before="120" w:after="60" w:line="264" w:lineRule="auto"/>
        <w:jc w:val="center"/>
        <w:rPr>
          <w:rFonts w:ascii="Arial" w:eastAsia="Arial" w:hAnsi="Arial" w:cs="Arial"/>
          <w:b/>
          <w:bCs/>
          <w:sz w:val="18"/>
          <w:szCs w:val="18"/>
          <w:lang w:val="tr-TR"/>
        </w:rPr>
      </w:pPr>
      <w:r>
        <w:rPr>
          <w:rFonts w:ascii="Arial" w:eastAsia="Arial" w:hAnsi="Arial" w:cs="Arial"/>
          <w:b/>
          <w:bCs/>
          <w:sz w:val="18"/>
          <w:szCs w:val="18"/>
          <w:lang w:val="tr-TR"/>
        </w:rPr>
        <w:t>Çizelge 13 – Çerçeve paletleri için tavsiye edilen ölçüler (mm)</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00"/>
        <w:gridCol w:w="900"/>
        <w:gridCol w:w="980"/>
        <w:gridCol w:w="980"/>
        <w:gridCol w:w="980"/>
        <w:gridCol w:w="979"/>
        <w:gridCol w:w="980"/>
        <w:gridCol w:w="980"/>
        <w:gridCol w:w="980"/>
        <w:gridCol w:w="979"/>
      </w:tblGrid>
      <w:tr w:rsidR="00154594" w14:paraId="3CFF9694" w14:textId="77777777">
        <w:trPr>
          <w:cantSplit/>
          <w:tblHeader/>
          <w:jc w:val="center"/>
        </w:trPr>
        <w:tc>
          <w:tcPr>
            <w:tcW w:w="1800" w:type="dxa"/>
            <w:gridSpan w:val="2"/>
            <w:shd w:val="clear" w:color="auto" w:fill="D9EDF7"/>
            <w:vAlign w:val="center"/>
          </w:tcPr>
          <w:p w14:paraId="6D1FC98F"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Çerçeve Ölçüsü</w:t>
            </w:r>
          </w:p>
        </w:tc>
        <w:tc>
          <w:tcPr>
            <w:tcW w:w="3919" w:type="dxa"/>
            <w:gridSpan w:val="4"/>
            <w:shd w:val="clear" w:color="auto" w:fill="D9EDF7"/>
            <w:vAlign w:val="center"/>
          </w:tcPr>
          <w:p w14:paraId="778460A4"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Kısa Çerçeve Paleti</w:t>
            </w:r>
          </w:p>
        </w:tc>
        <w:tc>
          <w:tcPr>
            <w:tcW w:w="3919" w:type="dxa"/>
            <w:gridSpan w:val="4"/>
            <w:shd w:val="clear" w:color="auto" w:fill="D9EDF7"/>
            <w:vAlign w:val="center"/>
          </w:tcPr>
          <w:p w14:paraId="2C7C70C9"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Uzun Çerçeve Paleti</w:t>
            </w:r>
          </w:p>
        </w:tc>
      </w:tr>
      <w:tr w:rsidR="00154594" w14:paraId="5D324DCF" w14:textId="77777777">
        <w:trPr>
          <w:cantSplit/>
          <w:tblHeader/>
          <w:jc w:val="center"/>
        </w:trPr>
        <w:tc>
          <w:tcPr>
            <w:tcW w:w="900" w:type="dxa"/>
            <w:shd w:val="clear" w:color="auto" w:fill="D9EDF7"/>
            <w:vAlign w:val="center"/>
          </w:tcPr>
          <w:p w14:paraId="34407126"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Uzun Kenar</w:t>
            </w:r>
          </w:p>
        </w:tc>
        <w:tc>
          <w:tcPr>
            <w:tcW w:w="900" w:type="dxa"/>
            <w:shd w:val="clear" w:color="auto" w:fill="D9EDF7"/>
            <w:vAlign w:val="center"/>
          </w:tcPr>
          <w:p w14:paraId="2741A04A"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Kısa Kenar</w:t>
            </w:r>
          </w:p>
        </w:tc>
        <w:tc>
          <w:tcPr>
            <w:tcW w:w="980" w:type="dxa"/>
            <w:shd w:val="clear" w:color="auto" w:fill="D9EDF7"/>
            <w:vAlign w:val="center"/>
          </w:tcPr>
          <w:p w14:paraId="1BAEF66D"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w:t>
            </w:r>
          </w:p>
        </w:tc>
        <w:tc>
          <w:tcPr>
            <w:tcW w:w="980" w:type="dxa"/>
            <w:shd w:val="clear" w:color="auto" w:fill="D9EDF7"/>
            <w:vAlign w:val="center"/>
          </w:tcPr>
          <w:p w14:paraId="22306846"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b</w:t>
            </w:r>
          </w:p>
        </w:tc>
        <w:tc>
          <w:tcPr>
            <w:tcW w:w="980" w:type="dxa"/>
            <w:shd w:val="clear" w:color="auto" w:fill="D9EDF7"/>
            <w:vAlign w:val="center"/>
          </w:tcPr>
          <w:p w14:paraId="361D1382"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c</w:t>
            </w:r>
          </w:p>
        </w:tc>
        <w:tc>
          <w:tcPr>
            <w:tcW w:w="979" w:type="dxa"/>
            <w:shd w:val="clear" w:color="auto" w:fill="D9EDF7"/>
            <w:vAlign w:val="center"/>
          </w:tcPr>
          <w:p w14:paraId="1482200C"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h</w:t>
            </w:r>
          </w:p>
        </w:tc>
        <w:tc>
          <w:tcPr>
            <w:tcW w:w="980" w:type="dxa"/>
            <w:shd w:val="clear" w:color="auto" w:fill="D9EDF7"/>
            <w:vAlign w:val="center"/>
          </w:tcPr>
          <w:p w14:paraId="5F141A37"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a</w:t>
            </w:r>
          </w:p>
        </w:tc>
        <w:tc>
          <w:tcPr>
            <w:tcW w:w="980" w:type="dxa"/>
            <w:shd w:val="clear" w:color="auto" w:fill="D9EDF7"/>
            <w:vAlign w:val="center"/>
          </w:tcPr>
          <w:p w14:paraId="213E901E"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b</w:t>
            </w:r>
          </w:p>
        </w:tc>
        <w:tc>
          <w:tcPr>
            <w:tcW w:w="980" w:type="dxa"/>
            <w:shd w:val="clear" w:color="auto" w:fill="D9EDF7"/>
            <w:vAlign w:val="center"/>
          </w:tcPr>
          <w:p w14:paraId="782B8418"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c</w:t>
            </w:r>
          </w:p>
        </w:tc>
        <w:tc>
          <w:tcPr>
            <w:tcW w:w="979" w:type="dxa"/>
            <w:shd w:val="clear" w:color="auto" w:fill="D9EDF7"/>
            <w:vAlign w:val="center"/>
          </w:tcPr>
          <w:p w14:paraId="38778B93" w14:textId="77777777" w:rsidR="00154594" w:rsidRDefault="003622A6">
            <w:pPr>
              <w:keepNext/>
              <w:widowControl/>
              <w:spacing w:before="20" w:after="20"/>
              <w:jc w:val="center"/>
              <w:rPr>
                <w:rFonts w:ascii="Arial" w:eastAsia="Arial" w:hAnsi="Arial" w:cs="Arial"/>
                <w:b/>
                <w:bCs/>
                <w:sz w:val="18"/>
                <w:szCs w:val="18"/>
                <w:lang w:val="tr-TR"/>
              </w:rPr>
            </w:pPr>
            <w:r>
              <w:rPr>
                <w:rFonts w:ascii="Arial" w:eastAsia="Arial" w:hAnsi="Arial" w:cs="Arial"/>
                <w:b/>
                <w:bCs/>
                <w:sz w:val="18"/>
                <w:szCs w:val="18"/>
                <w:lang w:val="tr-TR"/>
              </w:rPr>
              <w:t>h</w:t>
            </w:r>
          </w:p>
        </w:tc>
      </w:tr>
      <w:tr w:rsidR="00154594" w14:paraId="65FF8BD7" w14:textId="77777777">
        <w:trPr>
          <w:cantSplit/>
          <w:jc w:val="center"/>
        </w:trPr>
        <w:tc>
          <w:tcPr>
            <w:tcW w:w="900" w:type="dxa"/>
            <w:vAlign w:val="center"/>
          </w:tcPr>
          <w:p w14:paraId="6DDFDC0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2382</w:t>
            </w:r>
          </w:p>
        </w:tc>
        <w:tc>
          <w:tcPr>
            <w:tcW w:w="900" w:type="dxa"/>
            <w:vAlign w:val="center"/>
          </w:tcPr>
          <w:p w14:paraId="40082273"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1134</w:t>
            </w:r>
          </w:p>
        </w:tc>
        <w:tc>
          <w:tcPr>
            <w:tcW w:w="980" w:type="dxa"/>
            <w:vAlign w:val="center"/>
          </w:tcPr>
          <w:p w14:paraId="131E7B0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1150</w:t>
            </w:r>
          </w:p>
        </w:tc>
        <w:tc>
          <w:tcPr>
            <w:tcW w:w="980" w:type="dxa"/>
            <w:vAlign w:val="center"/>
          </w:tcPr>
          <w:p w14:paraId="1361BE6A"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1700</w:t>
            </w:r>
          </w:p>
        </w:tc>
        <w:tc>
          <w:tcPr>
            <w:tcW w:w="980" w:type="dxa"/>
            <w:vAlign w:val="center"/>
          </w:tcPr>
          <w:p w14:paraId="27D2B550"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1120</w:t>
            </w:r>
          </w:p>
        </w:tc>
        <w:tc>
          <w:tcPr>
            <w:tcW w:w="979" w:type="dxa"/>
            <w:vAlign w:val="center"/>
          </w:tcPr>
          <w:p w14:paraId="5982788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c>
          <w:tcPr>
            <w:tcW w:w="980" w:type="dxa"/>
            <w:vAlign w:val="center"/>
          </w:tcPr>
          <w:p w14:paraId="7D55E0C6"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1120</w:t>
            </w:r>
          </w:p>
        </w:tc>
        <w:tc>
          <w:tcPr>
            <w:tcW w:w="980" w:type="dxa"/>
            <w:vAlign w:val="center"/>
          </w:tcPr>
          <w:p w14:paraId="629D0C0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2450</w:t>
            </w:r>
          </w:p>
        </w:tc>
        <w:tc>
          <w:tcPr>
            <w:tcW w:w="980" w:type="dxa"/>
            <w:vAlign w:val="center"/>
          </w:tcPr>
          <w:p w14:paraId="3DE4664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1050</w:t>
            </w:r>
          </w:p>
        </w:tc>
        <w:tc>
          <w:tcPr>
            <w:tcW w:w="979" w:type="dxa"/>
            <w:vAlign w:val="center"/>
          </w:tcPr>
          <w:p w14:paraId="7E35836B"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r>
      <w:tr w:rsidR="00154594" w14:paraId="2D941839" w14:textId="77777777">
        <w:trPr>
          <w:cantSplit/>
          <w:jc w:val="center"/>
        </w:trPr>
        <w:tc>
          <w:tcPr>
            <w:tcW w:w="900" w:type="dxa"/>
            <w:vAlign w:val="center"/>
          </w:tcPr>
          <w:p w14:paraId="17A4AD9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2279</w:t>
            </w:r>
          </w:p>
        </w:tc>
        <w:tc>
          <w:tcPr>
            <w:tcW w:w="900" w:type="dxa"/>
            <w:vAlign w:val="center"/>
          </w:tcPr>
          <w:p w14:paraId="23A3742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1134</w:t>
            </w:r>
          </w:p>
        </w:tc>
        <w:tc>
          <w:tcPr>
            <w:tcW w:w="980" w:type="dxa"/>
            <w:vAlign w:val="center"/>
          </w:tcPr>
          <w:p w14:paraId="50AD071D"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1150</w:t>
            </w:r>
          </w:p>
        </w:tc>
        <w:tc>
          <w:tcPr>
            <w:tcW w:w="980" w:type="dxa"/>
            <w:vAlign w:val="center"/>
          </w:tcPr>
          <w:p w14:paraId="18F6CDC9"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1700</w:t>
            </w:r>
          </w:p>
        </w:tc>
        <w:tc>
          <w:tcPr>
            <w:tcW w:w="980" w:type="dxa"/>
            <w:vAlign w:val="center"/>
          </w:tcPr>
          <w:p w14:paraId="4F416139"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1120</w:t>
            </w:r>
          </w:p>
        </w:tc>
        <w:tc>
          <w:tcPr>
            <w:tcW w:w="979" w:type="dxa"/>
            <w:vAlign w:val="center"/>
          </w:tcPr>
          <w:p w14:paraId="1A3BB34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c>
          <w:tcPr>
            <w:tcW w:w="980" w:type="dxa"/>
            <w:vAlign w:val="center"/>
          </w:tcPr>
          <w:p w14:paraId="7F5A8AE1"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1120</w:t>
            </w:r>
          </w:p>
        </w:tc>
        <w:tc>
          <w:tcPr>
            <w:tcW w:w="980" w:type="dxa"/>
            <w:vAlign w:val="center"/>
          </w:tcPr>
          <w:p w14:paraId="4F8EC7E2"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2300</w:t>
            </w:r>
          </w:p>
        </w:tc>
        <w:tc>
          <w:tcPr>
            <w:tcW w:w="980" w:type="dxa"/>
            <w:vAlign w:val="center"/>
          </w:tcPr>
          <w:p w14:paraId="3397038B"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1050</w:t>
            </w:r>
          </w:p>
        </w:tc>
        <w:tc>
          <w:tcPr>
            <w:tcW w:w="979" w:type="dxa"/>
            <w:vAlign w:val="center"/>
          </w:tcPr>
          <w:p w14:paraId="436FA830"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r>
      <w:tr w:rsidR="00154594" w14:paraId="6FADA8B4" w14:textId="77777777">
        <w:trPr>
          <w:cantSplit/>
          <w:jc w:val="center"/>
        </w:trPr>
        <w:tc>
          <w:tcPr>
            <w:tcW w:w="900" w:type="dxa"/>
            <w:vAlign w:val="center"/>
          </w:tcPr>
          <w:p w14:paraId="257213E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1762</w:t>
            </w:r>
          </w:p>
        </w:tc>
        <w:tc>
          <w:tcPr>
            <w:tcW w:w="900" w:type="dxa"/>
            <w:vAlign w:val="center"/>
          </w:tcPr>
          <w:p w14:paraId="24736768"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1134</w:t>
            </w:r>
          </w:p>
        </w:tc>
        <w:tc>
          <w:tcPr>
            <w:tcW w:w="980" w:type="dxa"/>
            <w:vAlign w:val="center"/>
          </w:tcPr>
          <w:p w14:paraId="7A52C15E"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1150</w:t>
            </w:r>
          </w:p>
        </w:tc>
        <w:tc>
          <w:tcPr>
            <w:tcW w:w="980" w:type="dxa"/>
            <w:vAlign w:val="center"/>
          </w:tcPr>
          <w:p w14:paraId="53D12304"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1700</w:t>
            </w:r>
          </w:p>
        </w:tc>
        <w:tc>
          <w:tcPr>
            <w:tcW w:w="980" w:type="dxa"/>
            <w:vAlign w:val="center"/>
          </w:tcPr>
          <w:p w14:paraId="193931A3"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1120</w:t>
            </w:r>
          </w:p>
        </w:tc>
        <w:tc>
          <w:tcPr>
            <w:tcW w:w="979" w:type="dxa"/>
            <w:vAlign w:val="center"/>
          </w:tcPr>
          <w:p w14:paraId="4232043F"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c>
          <w:tcPr>
            <w:tcW w:w="980" w:type="dxa"/>
            <w:vAlign w:val="center"/>
          </w:tcPr>
          <w:p w14:paraId="13D9AA0C"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1120</w:t>
            </w:r>
          </w:p>
        </w:tc>
        <w:tc>
          <w:tcPr>
            <w:tcW w:w="980" w:type="dxa"/>
            <w:vAlign w:val="center"/>
          </w:tcPr>
          <w:p w14:paraId="205D5AF0"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1800</w:t>
            </w:r>
          </w:p>
        </w:tc>
        <w:tc>
          <w:tcPr>
            <w:tcW w:w="980" w:type="dxa"/>
            <w:vAlign w:val="center"/>
          </w:tcPr>
          <w:p w14:paraId="38767517"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1050</w:t>
            </w:r>
          </w:p>
        </w:tc>
        <w:tc>
          <w:tcPr>
            <w:tcW w:w="979" w:type="dxa"/>
            <w:vAlign w:val="center"/>
          </w:tcPr>
          <w:p w14:paraId="3376CD45" w14:textId="77777777" w:rsidR="00154594" w:rsidRDefault="003622A6">
            <w:pPr>
              <w:keepNext/>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r>
      <w:tr w:rsidR="00154594" w14:paraId="521D838E" w14:textId="77777777">
        <w:trPr>
          <w:cantSplit/>
          <w:jc w:val="center"/>
        </w:trPr>
        <w:tc>
          <w:tcPr>
            <w:tcW w:w="900" w:type="dxa"/>
            <w:vAlign w:val="center"/>
          </w:tcPr>
          <w:p w14:paraId="742DFD05"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1722</w:t>
            </w:r>
          </w:p>
        </w:tc>
        <w:tc>
          <w:tcPr>
            <w:tcW w:w="900" w:type="dxa"/>
            <w:vAlign w:val="center"/>
          </w:tcPr>
          <w:p w14:paraId="23509DEE"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1134</w:t>
            </w:r>
          </w:p>
        </w:tc>
        <w:tc>
          <w:tcPr>
            <w:tcW w:w="980" w:type="dxa"/>
            <w:vAlign w:val="center"/>
          </w:tcPr>
          <w:p w14:paraId="66C789B4"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1150</w:t>
            </w:r>
          </w:p>
        </w:tc>
        <w:tc>
          <w:tcPr>
            <w:tcW w:w="980" w:type="dxa"/>
            <w:vAlign w:val="center"/>
          </w:tcPr>
          <w:p w14:paraId="0FFA9AD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1700</w:t>
            </w:r>
          </w:p>
        </w:tc>
        <w:tc>
          <w:tcPr>
            <w:tcW w:w="980" w:type="dxa"/>
            <w:vAlign w:val="center"/>
          </w:tcPr>
          <w:p w14:paraId="1C137C95"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1120</w:t>
            </w:r>
          </w:p>
        </w:tc>
        <w:tc>
          <w:tcPr>
            <w:tcW w:w="979" w:type="dxa"/>
            <w:vAlign w:val="center"/>
          </w:tcPr>
          <w:p w14:paraId="329F1C5F"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c>
          <w:tcPr>
            <w:tcW w:w="980" w:type="dxa"/>
            <w:vAlign w:val="center"/>
          </w:tcPr>
          <w:p w14:paraId="1D1043D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1120</w:t>
            </w:r>
          </w:p>
        </w:tc>
        <w:tc>
          <w:tcPr>
            <w:tcW w:w="980" w:type="dxa"/>
            <w:vAlign w:val="center"/>
          </w:tcPr>
          <w:p w14:paraId="1407C5C9"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1800</w:t>
            </w:r>
          </w:p>
        </w:tc>
        <w:tc>
          <w:tcPr>
            <w:tcW w:w="980" w:type="dxa"/>
            <w:vAlign w:val="center"/>
          </w:tcPr>
          <w:p w14:paraId="093B5D5B"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1050</w:t>
            </w:r>
          </w:p>
        </w:tc>
        <w:tc>
          <w:tcPr>
            <w:tcW w:w="979" w:type="dxa"/>
            <w:vAlign w:val="center"/>
          </w:tcPr>
          <w:p w14:paraId="45791B6A" w14:textId="77777777" w:rsidR="00154594" w:rsidRDefault="003622A6">
            <w:pPr>
              <w:widowControl/>
              <w:spacing w:before="20" w:after="20"/>
              <w:jc w:val="center"/>
              <w:rPr>
                <w:rFonts w:ascii="Arial" w:eastAsia="Arial" w:hAnsi="Arial" w:cs="Arial"/>
                <w:sz w:val="18"/>
                <w:szCs w:val="18"/>
                <w:lang w:val="tr-TR"/>
              </w:rPr>
            </w:pPr>
            <w:r>
              <w:rPr>
                <w:rFonts w:ascii="Arial" w:eastAsia="Arial" w:hAnsi="Arial" w:cs="Arial"/>
                <w:sz w:val="18"/>
                <w:szCs w:val="18"/>
                <w:lang w:val="tr-TR"/>
              </w:rPr>
              <w:t>≥ 155</w:t>
            </w:r>
          </w:p>
        </w:tc>
      </w:tr>
    </w:tbl>
    <w:p w14:paraId="514CB474" w14:textId="77777777" w:rsidR="00154594" w:rsidRDefault="003622A6">
      <w:pPr>
        <w:widowControl/>
        <w:spacing w:before="160" w:after="120" w:line="264" w:lineRule="auto"/>
        <w:jc w:val="both"/>
        <w:rPr>
          <w:rFonts w:ascii="Arial" w:eastAsia="Arial" w:hAnsi="Arial" w:cs="Arial"/>
          <w:sz w:val="18"/>
          <w:szCs w:val="18"/>
          <w:lang w:val="tr-TR"/>
        </w:rPr>
      </w:pPr>
      <w:r>
        <w:rPr>
          <w:rFonts w:ascii="Arial" w:eastAsia="Arial" w:hAnsi="Arial" w:cs="Arial"/>
          <w:sz w:val="18"/>
          <w:szCs w:val="18"/>
          <w:lang w:val="tr-TR"/>
        </w:rPr>
        <w:t>a: palet eni · b: palet boyu · c: toplam yükseklik · h: palet yüksekliği (Madde 7.2.4.3’teki şekil).</w:t>
      </w:r>
    </w:p>
    <w:p w14:paraId="06B3A621"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23" w:name="_Toc242444447"/>
      <w:r>
        <w:rPr>
          <w:rFonts w:ascii="Arial" w:eastAsia="Arial" w:hAnsi="Arial" w:cs="Arial"/>
          <w:b/>
          <w:bCs/>
          <w:sz w:val="20"/>
          <w:szCs w:val="20"/>
          <w:lang w:val="tr-TR"/>
        </w:rPr>
        <w:t>7.3</w:t>
        <w:tab/>
        <w:t>Taşıma</w:t>
      </w:r>
      <w:bookmarkEnd w:id="23"/>
    </w:p>
    <w:p w14:paraId="34F8E740"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 xml:space="preserve">Çerçevelerin taşıma şartları ulusal standartlarla örtüşmelidir. Paletler ISPM-15 sertifikalı olmalı ve taşıma sırasında streç filmle sıkıca sarılmalıdır. Konteyner veya paketlerin içine nem önleyici torbalar (desiccant) yerleştirilmelidir. Taşıma sırasında neme ve suya karşı uygun koruma önlemleri alınmalı, taşıma ve depolamada eğimden kaçınılmalı, paketleme boyutları konteyner iç hacmiyle uyumlu olacak şekilde optimize edilmelidir. İç transfer ve taşıma sırasında orijinal ambalaj korunmalı; ambalaj açılmışsa ezilme ve darbeye karşı balonlu naylon veya karton ara malzeme kullanılmalıdır. Islanmış çerçeve veya ambalaj hiçbir sebeple </w:t>
        <w:lastRenderedPageBreak/>
        <w:t>kabul edilmez. (Yurt içi ve yurt dışı standartlarının yanı sıra ilgili ülke mevzuatına göre yeniden değerlendirilebilir.)</w:t>
      </w:r>
    </w:p>
    <w:p w14:paraId="4BCC62FB" w14:textId="77777777" w:rsidR="00154594" w:rsidRDefault="003622A6">
      <w:pPr>
        <w:keepNext/>
        <w:keepLines/>
        <w:widowControl/>
        <w:tabs>
          <w:tab w:val="left" w:pos="709"/>
        </w:tabs>
        <w:spacing w:before="180" w:after="100" w:line="264" w:lineRule="auto"/>
        <w:outlineLvl w:val="1"/>
        <w:rPr>
          <w:rFonts w:ascii="Arial" w:eastAsia="Arial" w:hAnsi="Arial" w:cs="Arial"/>
          <w:b/>
          <w:bCs/>
          <w:sz w:val="20"/>
          <w:szCs w:val="20"/>
          <w:lang w:val="tr-TR"/>
        </w:rPr>
      </w:pPr>
      <w:bookmarkStart w:id="24" w:name="_Toc242444448"/>
      <w:r>
        <w:rPr>
          <w:rFonts w:ascii="Arial" w:eastAsia="Arial" w:hAnsi="Arial" w:cs="Arial"/>
          <w:b/>
          <w:bCs/>
          <w:sz w:val="20"/>
          <w:szCs w:val="20"/>
          <w:lang w:val="tr-TR"/>
        </w:rPr>
        <w:t>7.4</w:t>
        <w:tab/>
        <w:t>Depolama</w:t>
      </w:r>
      <w:bookmarkEnd w:id="24"/>
    </w:p>
    <w:p w14:paraId="7AFE2420"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Çerçeveler serin, kuru, temiz ve iyi havalandırılan bir ortamda, 0–30 °C sıcaklıkta ve nemi ≤ %60 olan ortamda depolanmalıdır. Aşındırıcı (korozif) maddelerle birlikte depolanmamalı, paletler üst üste istiflenmemeli; yağmurdan ve doğrudan güneş ışığından korunmalı, ateş ve ısı kaynaklarından uzak tutulmalıdır. Raf ömrü üretim tarihinden itibaren en az 1 yıl olmalıdır. Çerçeveler tedarikçinin stoklarında 1 aydan uzun süre bekletilmemiş olmalıdır.</w:t>
      </w:r>
    </w:p>
    <w:p w14:paraId="02BCE3E1" w14:textId="77777777" w:rsidR="00154594" w:rsidRDefault="003622A6">
      <w:pPr>
        <w:keepNext/>
        <w:keepLines/>
        <w:widowControl/>
        <w:tabs>
          <w:tab w:val="left" w:pos="567"/>
        </w:tabs>
        <w:spacing w:before="240" w:after="120" w:line="264" w:lineRule="auto"/>
        <w:outlineLvl w:val="0"/>
        <w:rPr>
          <w:rFonts w:ascii="Arial" w:eastAsia="Arial" w:hAnsi="Arial" w:cs="Arial"/>
          <w:b/>
          <w:bCs/>
          <w:sz w:val="20"/>
          <w:szCs w:val="20"/>
          <w:lang w:val="tr-TR"/>
        </w:rPr>
      </w:pPr>
      <w:bookmarkStart w:id="25" w:name="_Toc242444449"/>
      <w:r>
        <w:rPr>
          <w:rFonts w:ascii="Arial" w:eastAsia="Arial" w:hAnsi="Arial" w:cs="Arial"/>
          <w:b/>
          <w:bCs/>
          <w:sz w:val="20"/>
          <w:szCs w:val="20"/>
          <w:lang w:val="tr-TR"/>
        </w:rPr>
        <w:t>8.</w:t>
        <w:tab/>
        <w:t>TEDARİKÇİNİN SAĞLAMASI GEREKEN BİLGİLER</w:t>
      </w:r>
      <w:bookmarkEnd w:id="25"/>
    </w:p>
    <w:p w14:paraId="237ED2C8" w14:textId="77777777" w:rsidR="00154594" w:rsidRDefault="003622A6">
      <w:pPr>
        <w:widowControl/>
        <w:spacing w:after="120" w:line="264" w:lineRule="auto"/>
        <w:jc w:val="both"/>
        <w:rPr>
          <w:rFonts w:ascii="Arial" w:eastAsia="Arial" w:hAnsi="Arial" w:cs="Arial"/>
          <w:sz w:val="20"/>
          <w:szCs w:val="20"/>
          <w:lang w:val="tr-TR"/>
        </w:rPr>
      </w:pPr>
      <w:r>
        <w:rPr>
          <w:rFonts w:ascii="Arial" w:eastAsia="Arial" w:hAnsi="Arial" w:cs="Arial"/>
          <w:sz w:val="20"/>
          <w:szCs w:val="20"/>
          <w:lang w:val="tr-TR"/>
        </w:rPr>
        <w:t>Tedarikçi, her sevkiyattan önce Madde 5.9’daki belgeleri sağlar. Bunlara ek olarak gönderilen her lot (parti) için iç denetim raporlarını, varsa üçüncü taraf denetim raporlarını, üretici ve ithalatçı bilgilerini ve malzemenin teslim alındığı tarihi sağlamakla yükümlüdür.</w:t>
      </w:r>
    </w:p>
    <w:sectPr w:rsidR="00154594">
      <w:headerReference w:type="default" r:id="rId56"/>
      <w:footerReference w:type="default" r:id="rId57"/>
      <w:pgSz w:w="11906" w:h="16838" w:code="9"/>
      <w:pgMar w:top="1417" w:right="1134" w:bottom="1417"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F9B86" w14:textId="77777777" w:rsidR="003622A6" w:rsidRDefault="003622A6" w:rsidP="00DB4502">
      <w:r>
        <w:separator/>
      </w:r>
    </w:p>
  </w:endnote>
  <w:endnote w:type="continuationSeparator" w:id="0">
    <w:p w14:paraId="2A959F7A" w14:textId="77777777" w:rsidR="003622A6" w:rsidRDefault="003622A6" w:rsidP="00DB4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Brush Script MT">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jc w:val="center"/>
      <w:tblCellMar>
        <w:left w:w="70" w:type="dxa"/>
        <w:right w:w="70" w:type="dxa"/>
      </w:tblCellMar>
      <w:tblLook w:val="0000" w:firstRow="0" w:lastRow="0" w:firstColumn="0" w:lastColumn="0" w:noHBand="0" w:noVBand="0"/>
    </w:tblPr>
    <w:tblGrid>
      <w:gridCol w:w="3275"/>
      <w:gridCol w:w="3843"/>
      <w:gridCol w:w="1500"/>
      <w:gridCol w:w="1300"/>
    </w:tblGrid>
    <w:tr w:rsidR="00573D1A" w:rsidRPr="00F01421" w14:paraId="170C67F7" w14:textId="77777777" w:rsidTr="001A6008">
      <w:trPr>
        <w:trHeight w:val="297"/>
        <w:jc w:val="center"/>
      </w:trPr>
      <w:tc>
        <w:tcPr>
          <w:tcW w:w="3275" w:type="dxa"/>
          <w:noWrap/>
        </w:tcPr>
        <w:p w14:paraId="4C02496E" w14:textId="77777777" w:rsidR="003622A6" w:rsidRPr="00F01421" w:rsidRDefault="003622A6" w:rsidP="007A1960">
          <w:pPr>
            <w:ind w:left="438" w:hanging="438"/>
            <w:rPr>
              <w:rFonts w:ascii="Arial" w:hAnsi="Arial" w:cs="Arial"/>
              <w:b/>
              <w:sz w:val="18"/>
              <w:szCs w:val="18"/>
              <w:u w:val="single"/>
            </w:rPr>
          </w:pPr>
          <w:r w:rsidRPr="00F01421">
            <w:rPr>
              <w:rFonts w:ascii="Arial" w:hAnsi="Arial" w:cs="Arial"/>
              <w:b/>
              <w:sz w:val="18"/>
              <w:szCs w:val="18"/>
              <w:u w:val="single"/>
            </w:rPr>
            <w:t>Hazırlayan</w:t>
          </w:r>
        </w:p>
      </w:tc>
      <w:tc>
        <w:tcPr>
          <w:tcW w:w="3843" w:type="dxa"/>
        </w:tcPr>
        <w:p w14:paraId="0EC7D449" w14:textId="77777777" w:rsidR="003622A6" w:rsidRPr="00F01421" w:rsidRDefault="003622A6" w:rsidP="004359D2">
          <w:pPr>
            <w:rPr>
              <w:rFonts w:ascii="Arial" w:hAnsi="Arial" w:cs="Arial"/>
              <w:b/>
              <w:sz w:val="18"/>
              <w:szCs w:val="18"/>
              <w:u w:val="single"/>
            </w:rPr>
          </w:pPr>
          <w:r w:rsidRPr="00F01421">
            <w:rPr>
              <w:rFonts w:ascii="Arial" w:hAnsi="Arial" w:cs="Arial"/>
              <w:b/>
              <w:sz w:val="18"/>
              <w:szCs w:val="18"/>
              <w:u w:val="single"/>
            </w:rPr>
            <w:t>Onaylayan</w:t>
          </w:r>
        </w:p>
      </w:tc>
      <w:tc>
        <w:tcPr>
          <w:tcW w:w="1500" w:type="dxa"/>
        </w:tcPr>
        <w:p w14:paraId="2327A766" w14:textId="77777777" w:rsidR="003622A6" w:rsidRPr="00F01421" w:rsidRDefault="003622A6" w:rsidP="004359D2">
          <w:pPr>
            <w:rPr>
              <w:rFonts w:ascii="Arial" w:hAnsi="Arial" w:cs="Arial"/>
              <w:sz w:val="18"/>
              <w:szCs w:val="18"/>
            </w:rPr>
          </w:pPr>
          <w:r w:rsidRPr="00F01421">
            <w:rPr>
              <w:rFonts w:ascii="Arial" w:hAnsi="Arial" w:cs="Arial"/>
              <w:sz w:val="18"/>
              <w:szCs w:val="18"/>
            </w:rPr>
            <w:t>Sayfa No:</w:t>
          </w:r>
        </w:p>
      </w:tc>
      <w:tc>
        <w:tcPr>
          <w:tcW w:w="1300" w:type="dxa"/>
        </w:tcPr>
        <w:p w14:paraId="434DB458" w14:textId="77777777" w:rsidR="003622A6" w:rsidRPr="00F01421" w:rsidRDefault="003622A6" w:rsidP="004359D2">
          <w:pPr>
            <w:rPr>
              <w:rFonts w:ascii="Arial" w:hAnsi="Arial" w:cs="Arial"/>
              <w:sz w:val="18"/>
              <w:szCs w:val="18"/>
            </w:rPr>
          </w:pPr>
          <w:r w:rsidRPr="00F01421">
            <w:rPr>
              <w:rFonts w:ascii="Arial" w:hAnsi="Arial" w:cs="Arial"/>
              <w:sz w:val="18"/>
              <w:szCs w:val="18"/>
            </w:rPr>
            <w:t xml:space="preserve">Sayfa </w:t>
          </w:r>
          <w:r w:rsidRPr="00F01421">
            <w:rPr>
              <w:rFonts w:ascii="Arial" w:hAnsi="Arial" w:cs="Arial"/>
              <w:bCs/>
              <w:sz w:val="18"/>
              <w:szCs w:val="18"/>
            </w:rPr>
            <w:fldChar w:fldCharType="begin"/>
          </w:r>
          <w:r w:rsidRPr="00F01421">
            <w:rPr>
              <w:rFonts w:ascii="Arial" w:hAnsi="Arial" w:cs="Arial"/>
              <w:bCs/>
              <w:sz w:val="18"/>
              <w:szCs w:val="18"/>
            </w:rPr>
            <w:instrText>PAGE  \* Arabic  \* MERGEFORMAT</w:instrText>
          </w:r>
          <w:r w:rsidRPr="00F01421">
            <w:rPr>
              <w:rFonts w:ascii="Arial" w:hAnsi="Arial" w:cs="Arial"/>
              <w:bCs/>
              <w:sz w:val="18"/>
              <w:szCs w:val="18"/>
            </w:rPr>
            <w:fldChar w:fldCharType="separate"/>
          </w:r>
          <w:r>
            <w:rPr>
              <w:rFonts w:ascii="Arial" w:hAnsi="Arial" w:cs="Arial"/>
              <w:bCs/>
              <w:noProof/>
              <w:sz w:val="18"/>
              <w:szCs w:val="18"/>
            </w:rPr>
            <w:t>1</w:t>
          </w:r>
          <w:r w:rsidRPr="00F01421">
            <w:rPr>
              <w:rFonts w:ascii="Arial" w:hAnsi="Arial" w:cs="Arial"/>
              <w:bCs/>
              <w:sz w:val="18"/>
              <w:szCs w:val="18"/>
            </w:rPr>
            <w:fldChar w:fldCharType="end"/>
          </w:r>
          <w:r w:rsidRPr="00F01421">
            <w:rPr>
              <w:rFonts w:ascii="Arial" w:hAnsi="Arial" w:cs="Arial"/>
              <w:sz w:val="18"/>
              <w:szCs w:val="18"/>
            </w:rPr>
            <w:t xml:space="preserve"> / </w:t>
          </w:r>
          <w:r w:rsidRPr="00F01421">
            <w:rPr>
              <w:rFonts w:ascii="Arial" w:hAnsi="Arial" w:cs="Arial"/>
              <w:bCs/>
              <w:sz w:val="18"/>
              <w:szCs w:val="18"/>
            </w:rPr>
            <w:fldChar w:fldCharType="begin"/>
          </w:r>
          <w:r w:rsidRPr="00F01421">
            <w:rPr>
              <w:rFonts w:ascii="Arial" w:hAnsi="Arial" w:cs="Arial"/>
              <w:bCs/>
              <w:sz w:val="18"/>
              <w:szCs w:val="18"/>
            </w:rPr>
            <w:instrText>NUMPAGES  \* Arabic  \* MERGEFORMAT</w:instrText>
          </w:r>
          <w:r w:rsidRPr="00F01421">
            <w:rPr>
              <w:rFonts w:ascii="Arial" w:hAnsi="Arial" w:cs="Arial"/>
              <w:bCs/>
              <w:sz w:val="18"/>
              <w:szCs w:val="18"/>
            </w:rPr>
            <w:fldChar w:fldCharType="separate"/>
          </w:r>
          <w:r>
            <w:rPr>
              <w:rFonts w:ascii="Arial" w:hAnsi="Arial" w:cs="Arial"/>
              <w:bCs/>
              <w:noProof/>
              <w:sz w:val="18"/>
              <w:szCs w:val="18"/>
            </w:rPr>
            <w:t>3</w:t>
          </w:r>
          <w:r w:rsidRPr="00F01421">
            <w:rPr>
              <w:rFonts w:ascii="Arial" w:hAnsi="Arial" w:cs="Arial"/>
              <w:bCs/>
              <w:sz w:val="18"/>
              <w:szCs w:val="18"/>
            </w:rPr>
            <w:fldChar w:fldCharType="end"/>
          </w:r>
        </w:p>
      </w:tc>
    </w:tr>
    <w:tr w:rsidR="00573D1A" w:rsidRPr="00F01421" w14:paraId="62073958" w14:textId="77777777" w:rsidTr="001A6008">
      <w:trPr>
        <w:cantSplit/>
        <w:trHeight w:val="297"/>
        <w:jc w:val="center"/>
      </w:trPr>
      <w:tc>
        <w:tcPr>
          <w:tcW w:w="3275" w:type="dxa"/>
          <w:vMerge w:val="restart"/>
          <w:noWrap/>
        </w:tcPr>
        <w:p w14:paraId="51FD39F5" w14:textId="77777777" w:rsidR="00154594" w:rsidRDefault="003622A6">
          <w:r>
            <w:rPr>
              <w:rFonts w:ascii="Arial" w:hAnsi="Arial" w:cs="Arial"/>
              <w:sz w:val="16"/>
              <w:szCs w:val="16"/>
              <w:lang w:val="tr-TR"/>
            </w:rPr>
            <w:t xml:space="preserve">Kalite Kontrol Mühendisi </w:t>
          </w:r>
          <w:r>
            <w:rPr>
              <w:rFonts w:ascii="Brush Script MT" w:hAnsi="Brush Script MT" w:cs="Arial"/>
              <w:i/>
              <w:iCs/>
              <w:color w:val="0070C0"/>
              <w:sz w:val="24"/>
              <w:szCs w:val="24"/>
              <w:lang w:val="tr-TR"/>
            </w:rPr>
            <w:t>Teoman Oruç</w:t>
          </w:r>
        </w:p>
        <w:p w14:paraId="7AA553ED" w14:textId="77777777" w:rsidR="00154594" w:rsidRDefault="003622A6">
          <w:r>
            <w:rPr>
              <w:rFonts w:ascii="Arial" w:hAnsi="Arial" w:cs="Arial"/>
              <w:sz w:val="16"/>
              <w:szCs w:val="16"/>
              <w:lang w:val="tr-TR"/>
            </w:rPr>
            <w:t xml:space="preserve">Kalite Kontrol Mühendisi </w:t>
          </w:r>
          <w:r>
            <w:rPr>
              <w:rFonts w:ascii="Brush Script MT" w:hAnsi="Brush Script MT" w:cs="Arial"/>
              <w:i/>
              <w:iCs/>
              <w:color w:val="0070C0"/>
              <w:sz w:val="24"/>
              <w:szCs w:val="24"/>
              <w:lang w:val="tr-TR"/>
            </w:rPr>
            <w:t>Anıl Maltepe</w:t>
          </w:r>
        </w:p>
      </w:tc>
      <w:tc>
        <w:tcPr>
          <w:tcW w:w="3843" w:type="dxa"/>
          <w:vMerge w:val="restart"/>
        </w:tcPr>
        <w:p w14:paraId="3391A8D4" w14:textId="77777777" w:rsidR="00154594" w:rsidRDefault="003622A6">
          <w:r>
            <w:rPr>
              <w:rFonts w:ascii="Arial" w:hAnsi="Arial" w:cs="Arial"/>
              <w:sz w:val="16"/>
              <w:szCs w:val="16"/>
              <w:lang w:val="tr-TR"/>
            </w:rPr>
            <w:t xml:space="preserve">GMK-Kalite/Yön. Sis. </w:t>
          </w:r>
          <w:r>
            <w:rPr>
              <w:rFonts w:ascii="Brush Script MT" w:hAnsi="Brush Script MT" w:cs="Arial"/>
              <w:i/>
              <w:iCs/>
              <w:color w:val="0070C0"/>
              <w:sz w:val="24"/>
              <w:szCs w:val="24"/>
              <w:lang w:val="tr-TR"/>
            </w:rPr>
            <w:t>Ayça Yalı Karakeçili</w:t>
          </w:r>
        </w:p>
      </w:tc>
      <w:tc>
        <w:tcPr>
          <w:tcW w:w="1500" w:type="dxa"/>
        </w:tcPr>
        <w:p w14:paraId="76069F0F" w14:textId="77777777" w:rsidR="003622A6" w:rsidRPr="00F01421" w:rsidRDefault="003622A6" w:rsidP="004359D2">
          <w:pPr>
            <w:rPr>
              <w:rFonts w:ascii="Arial" w:hAnsi="Arial" w:cs="Arial"/>
              <w:sz w:val="18"/>
              <w:szCs w:val="18"/>
            </w:rPr>
          </w:pPr>
          <w:r w:rsidRPr="00F01421">
            <w:rPr>
              <w:rFonts w:ascii="Arial" w:hAnsi="Arial" w:cs="Arial"/>
              <w:sz w:val="18"/>
              <w:szCs w:val="18"/>
            </w:rPr>
            <w:t>Yayın Tarihi:</w:t>
          </w:r>
        </w:p>
      </w:tc>
      <w:tc>
        <w:tcPr>
          <w:tcW w:w="1300" w:type="dxa"/>
        </w:tcPr>
        <w:p w14:paraId="7710FEAD" w14:textId="77777777" w:rsidR="003622A6" w:rsidRPr="00F01421" w:rsidRDefault="003622A6" w:rsidP="00594566">
          <w:pPr>
            <w:rPr>
              <w:rFonts w:ascii="Arial" w:hAnsi="Arial" w:cs="Arial"/>
              <w:sz w:val="18"/>
              <w:szCs w:val="18"/>
            </w:rPr>
          </w:pPr>
          <w:r>
            <w:rPr>
              <w:rFonts w:ascii="Arial" w:hAnsi="Arial" w:cs="Arial"/>
              <w:sz w:val="18"/>
              <w:szCs w:val="18"/>
            </w:rPr>
            <w:t>07.02.2024</w:t>
          </w:r>
        </w:p>
      </w:tc>
    </w:tr>
    <w:tr w:rsidR="00573D1A" w:rsidRPr="00E42679" w14:paraId="2F888F8D" w14:textId="77777777" w:rsidTr="001A6008">
      <w:trPr>
        <w:cantSplit/>
        <w:trHeight w:val="297"/>
        <w:jc w:val="center"/>
      </w:trPr>
      <w:tc>
        <w:tcPr>
          <w:tcW w:w="3275" w:type="dxa"/>
          <w:vMerge/>
          <w:noWrap/>
        </w:tcPr>
        <w:p w14:paraId="4A2FC09B" w14:textId="77777777" w:rsidR="003622A6" w:rsidRPr="00F01421" w:rsidRDefault="003622A6" w:rsidP="004359D2">
          <w:pPr>
            <w:rPr>
              <w:rFonts w:ascii="Arial" w:hAnsi="Arial" w:cs="Arial"/>
              <w:i/>
              <w:iCs/>
              <w:sz w:val="18"/>
              <w:szCs w:val="18"/>
              <w:u w:val="single"/>
            </w:rPr>
          </w:pPr>
        </w:p>
      </w:tc>
      <w:tc>
        <w:tcPr>
          <w:tcW w:w="3843" w:type="dxa"/>
          <w:vMerge/>
        </w:tcPr>
        <w:p w14:paraId="24FCD9C5" w14:textId="77777777" w:rsidR="003622A6" w:rsidRPr="00F01421" w:rsidRDefault="003622A6" w:rsidP="004359D2">
          <w:pPr>
            <w:rPr>
              <w:rFonts w:ascii="Arial" w:hAnsi="Arial" w:cs="Arial"/>
              <w:i/>
              <w:iCs/>
              <w:sz w:val="18"/>
              <w:szCs w:val="18"/>
              <w:u w:val="single"/>
            </w:rPr>
          </w:pPr>
        </w:p>
      </w:tc>
      <w:tc>
        <w:tcPr>
          <w:tcW w:w="1500" w:type="dxa"/>
        </w:tcPr>
        <w:p w14:paraId="133B1DC8" w14:textId="77777777" w:rsidR="003622A6" w:rsidRPr="00F01421" w:rsidRDefault="003622A6" w:rsidP="004359D2">
          <w:pPr>
            <w:rPr>
              <w:rFonts w:ascii="Arial" w:hAnsi="Arial" w:cs="Arial"/>
              <w:i/>
              <w:iCs/>
              <w:sz w:val="18"/>
              <w:szCs w:val="18"/>
            </w:rPr>
          </w:pPr>
          <w:r w:rsidRPr="00F01421">
            <w:rPr>
              <w:rFonts w:ascii="Arial" w:hAnsi="Arial" w:cs="Arial"/>
              <w:sz w:val="18"/>
              <w:szCs w:val="18"/>
            </w:rPr>
            <w:t>Revizyon No:</w:t>
          </w:r>
        </w:p>
      </w:tc>
      <w:tc>
        <w:tcPr>
          <w:tcW w:w="1300" w:type="dxa"/>
        </w:tcPr>
        <w:p w14:paraId="5DF23282" w14:textId="77777777" w:rsidR="003622A6" w:rsidRPr="00E42679" w:rsidRDefault="003622A6" w:rsidP="004359D2">
          <w:pPr>
            <w:rPr>
              <w:rFonts w:ascii="Arial" w:hAnsi="Arial" w:cs="Arial"/>
              <w:iCs/>
              <w:sz w:val="18"/>
              <w:szCs w:val="18"/>
            </w:rPr>
          </w:pPr>
          <w:r>
            <w:rPr>
              <w:rFonts w:ascii="Arial" w:hAnsi="Arial" w:cs="Arial"/>
              <w:iCs/>
              <w:sz w:val="18"/>
              <w:szCs w:val="18"/>
            </w:rPr>
            <w:t>05</w:t>
          </w:r>
        </w:p>
      </w:tc>
    </w:tr>
    <w:tr w:rsidR="00573D1A" w:rsidRPr="00E42679" w14:paraId="0279932A" w14:textId="77777777" w:rsidTr="001A6008">
      <w:trPr>
        <w:cantSplit/>
        <w:trHeight w:val="297"/>
        <w:jc w:val="center"/>
      </w:trPr>
      <w:tc>
        <w:tcPr>
          <w:tcW w:w="3275" w:type="dxa"/>
          <w:vMerge/>
          <w:noWrap/>
        </w:tcPr>
        <w:p w14:paraId="24F7E466" w14:textId="77777777" w:rsidR="003622A6" w:rsidRPr="00F01421" w:rsidRDefault="003622A6" w:rsidP="004359D2">
          <w:pPr>
            <w:rPr>
              <w:rFonts w:ascii="Arial" w:hAnsi="Arial" w:cs="Arial"/>
              <w:i/>
              <w:iCs/>
              <w:sz w:val="18"/>
              <w:szCs w:val="18"/>
              <w:u w:val="single"/>
            </w:rPr>
          </w:pPr>
        </w:p>
      </w:tc>
      <w:tc>
        <w:tcPr>
          <w:tcW w:w="3843" w:type="dxa"/>
          <w:vMerge/>
        </w:tcPr>
        <w:p w14:paraId="5501DE2B" w14:textId="77777777" w:rsidR="003622A6" w:rsidRPr="00F01421" w:rsidRDefault="003622A6" w:rsidP="004359D2">
          <w:pPr>
            <w:rPr>
              <w:rFonts w:ascii="Arial" w:hAnsi="Arial" w:cs="Arial"/>
              <w:i/>
              <w:iCs/>
              <w:sz w:val="18"/>
              <w:szCs w:val="18"/>
              <w:u w:val="single"/>
            </w:rPr>
          </w:pPr>
        </w:p>
      </w:tc>
      <w:tc>
        <w:tcPr>
          <w:tcW w:w="1500" w:type="dxa"/>
        </w:tcPr>
        <w:p w14:paraId="43B4EB8A" w14:textId="77777777" w:rsidR="003622A6" w:rsidRPr="00F01421" w:rsidRDefault="003622A6" w:rsidP="004359D2">
          <w:pPr>
            <w:rPr>
              <w:rFonts w:ascii="Arial" w:hAnsi="Arial" w:cs="Arial"/>
              <w:i/>
              <w:iCs/>
              <w:sz w:val="18"/>
              <w:szCs w:val="18"/>
            </w:rPr>
          </w:pPr>
          <w:r w:rsidRPr="00F01421">
            <w:rPr>
              <w:rFonts w:ascii="Arial" w:hAnsi="Arial" w:cs="Arial"/>
              <w:sz w:val="18"/>
              <w:szCs w:val="18"/>
            </w:rPr>
            <w:t>Revizyon Tarihi:</w:t>
          </w:r>
        </w:p>
      </w:tc>
      <w:tc>
        <w:tcPr>
          <w:tcW w:w="1300" w:type="dxa"/>
        </w:tcPr>
        <w:p w14:paraId="0EBCF7C2" w14:textId="77777777" w:rsidR="003622A6" w:rsidRPr="00E42679" w:rsidRDefault="003622A6" w:rsidP="00D01DD8">
          <w:pPr>
            <w:rPr>
              <w:rFonts w:ascii="Arial" w:hAnsi="Arial" w:cs="Arial"/>
              <w:iCs/>
              <w:sz w:val="18"/>
              <w:szCs w:val="18"/>
            </w:rPr>
          </w:pPr>
          <w:r>
            <w:rPr>
              <w:rFonts w:ascii="Arial" w:hAnsi="Arial" w:cs="Arial"/>
              <w:iCs/>
              <w:sz w:val="18"/>
              <w:szCs w:val="18"/>
            </w:rPr>
            <w:t>07.10.2026</w:t>
          </w:r>
        </w:p>
      </w:tc>
    </w:tr>
  </w:tbl>
  <w:p w14:paraId="0D0F62E4" w14:textId="77777777" w:rsidR="003622A6" w:rsidRDefault="003622A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E42D" w14:textId="77777777" w:rsidR="003622A6" w:rsidRDefault="003622A6" w:rsidP="00DB4502">
      <w:r>
        <w:separator/>
      </w:r>
    </w:p>
  </w:footnote>
  <w:footnote w:type="continuationSeparator" w:id="0">
    <w:p w14:paraId="266A3E48" w14:textId="77777777" w:rsidR="003622A6" w:rsidRDefault="003622A6" w:rsidP="00DB4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jc w:val="center"/>
      <w:tblLayout w:type="fixed"/>
      <w:tblCellMar>
        <w:left w:w="28" w:type="dxa"/>
        <w:right w:w="28" w:type="dxa"/>
      </w:tblCellMar>
      <w:tblLook w:val="04A0" w:firstRow="1" w:lastRow="0" w:firstColumn="1" w:lastColumn="0" w:noHBand="0" w:noVBand="1"/>
    </w:tblPr>
    <w:tblGrid>
      <w:gridCol w:w="1601"/>
      <w:gridCol w:w="6332"/>
      <w:gridCol w:w="1985"/>
    </w:tblGrid>
    <w:tr w:rsidR="00573D1A" w14:paraId="5BF95C16" w14:textId="77777777" w:rsidTr="00AB2956">
      <w:trPr>
        <w:cantSplit/>
        <w:trHeight w:val="987"/>
        <w:jc w:val="center"/>
      </w:trPr>
      <w:tc>
        <w:tcPr>
          <w:tcW w:w="1601" w:type="dxa"/>
          <w:tcBorders>
            <w:top w:val="single" w:sz="4" w:space="0" w:color="auto"/>
            <w:left w:val="single" w:sz="4" w:space="0" w:color="auto"/>
            <w:bottom w:val="single" w:sz="4" w:space="0" w:color="auto"/>
            <w:right w:val="single" w:sz="4" w:space="0" w:color="auto"/>
          </w:tcBorders>
          <w:vAlign w:val="center"/>
          <w:hideMark/>
        </w:tcPr>
        <w:p w14:paraId="3CA5DCD3" w14:textId="77777777" w:rsidR="003622A6" w:rsidRDefault="003622A6" w:rsidP="009F4D77">
          <w:pPr>
            <w:spacing w:line="276" w:lineRule="auto"/>
            <w:jc w:val="center"/>
            <w:textAlignment w:val="bottom"/>
            <w:rPr>
              <w:rFonts w:ascii="Arial" w:hAnsi="Arial"/>
              <w:sz w:val="26"/>
            </w:rPr>
          </w:pPr>
          <w:r>
            <w:rPr>
              <w:rFonts w:ascii="Arial" w:hAnsi="Arial" w:cs="Arial"/>
              <w:noProof/>
              <w:color w:val="FF0000"/>
            </w:rPr>
            <w:drawing>
              <wp:inline distT="0" distB="0" distL="0" distR="0" wp14:anchorId="13315CDB" wp14:editId="73FC1245">
                <wp:extent cx="407067" cy="485775"/>
                <wp:effectExtent l="0" t="0" r="0" b="0"/>
                <wp:docPr id="8386312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387" cy="488544"/>
                        </a:xfrm>
                        <a:prstGeom prst="rect">
                          <a:avLst/>
                        </a:prstGeom>
                        <a:noFill/>
                        <a:ln>
                          <a:noFill/>
                        </a:ln>
                      </pic:spPr>
                    </pic:pic>
                  </a:graphicData>
                </a:graphic>
              </wp:inline>
            </w:drawing>
          </w:r>
        </w:p>
      </w:tc>
      <w:tc>
        <w:tcPr>
          <w:tcW w:w="6332" w:type="dxa"/>
          <w:tcBorders>
            <w:top w:val="single" w:sz="4" w:space="0" w:color="auto"/>
            <w:left w:val="single" w:sz="4" w:space="0" w:color="auto"/>
            <w:bottom w:val="single" w:sz="4" w:space="0" w:color="auto"/>
            <w:right w:val="single" w:sz="4" w:space="0" w:color="auto"/>
          </w:tcBorders>
          <w:vAlign w:val="center"/>
          <w:hideMark/>
        </w:tcPr>
        <w:p w14:paraId="4215562E" w14:textId="77777777" w:rsidR="003622A6" w:rsidRPr="00514F43" w:rsidRDefault="003622A6" w:rsidP="007773A7">
          <w:pPr>
            <w:jc w:val="center"/>
            <w:rPr>
              <w:sz w:val="24"/>
            </w:rPr>
          </w:pPr>
          <w:r w:rsidRPr="00514F43">
            <w:rPr>
              <w:rFonts w:ascii="Arial" w:hAnsi="Arial" w:cs="Arial"/>
              <w:b/>
              <w:bCs/>
              <w:sz w:val="24"/>
            </w:rPr>
            <w:t>FV MODÜL ALÜMİNYUM VE KOMPOZİT</w:t>
          </w:r>
        </w:p>
        <w:p w14:paraId="47980025" w14:textId="77777777" w:rsidR="003622A6" w:rsidRPr="007773A7" w:rsidRDefault="003622A6" w:rsidP="007773A7">
          <w:pPr>
            <w:jc w:val="center"/>
            <w:rPr>
              <w:sz w:val="28"/>
              <w:szCs w:val="28"/>
            </w:rPr>
          </w:pPr>
          <w:r w:rsidRPr="00514F43">
            <w:rPr>
              <w:rFonts w:ascii="Arial" w:hAnsi="Arial" w:cs="Arial"/>
              <w:b/>
              <w:bCs/>
              <w:sz w:val="24"/>
            </w:rPr>
            <w:t>ÇERÇEVE ŞARTNAMESİ</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4A78B0" w14:textId="77777777" w:rsidR="003622A6" w:rsidRPr="00514F43" w:rsidRDefault="003622A6" w:rsidP="009F4D77">
          <w:pPr>
            <w:keepNext/>
            <w:snapToGrid w:val="0"/>
            <w:spacing w:line="320" w:lineRule="atLeast"/>
            <w:jc w:val="center"/>
            <w:rPr>
              <w:rFonts w:ascii="Arial" w:eastAsia="SimHei" w:hAnsi="Arial" w:cs="Arial"/>
              <w:b/>
              <w:sz w:val="20"/>
              <w:szCs w:val="20"/>
              <w:u w:val="single"/>
            </w:rPr>
          </w:pPr>
          <w:r w:rsidRPr="00514F43">
            <w:rPr>
              <w:rFonts w:ascii="Arial" w:eastAsia="SimHei" w:hAnsi="Arial" w:cs="Arial"/>
              <w:b/>
              <w:sz w:val="20"/>
              <w:szCs w:val="20"/>
              <w:u w:val="single"/>
            </w:rPr>
            <w:t>D</w:t>
          </w:r>
          <w:r w:rsidRPr="00514F43">
            <w:rPr>
              <w:rFonts w:ascii="Arial" w:eastAsia="SimHei" w:hAnsi="Arial" w:cs="Arial"/>
              <w:b/>
              <w:sz w:val="20"/>
              <w:szCs w:val="20"/>
              <w:u w:val="single"/>
            </w:rPr>
            <w:t>oküman</w:t>
          </w:r>
          <w:r w:rsidRPr="00514F43">
            <w:rPr>
              <w:rFonts w:ascii="Arial" w:eastAsia="SimHei" w:hAnsi="Arial" w:cs="Arial"/>
              <w:b/>
              <w:sz w:val="20"/>
              <w:szCs w:val="20"/>
              <w:u w:val="single"/>
            </w:rPr>
            <w:t xml:space="preserve"> No</w:t>
          </w:r>
        </w:p>
        <w:p w14:paraId="1D04CB56" w14:textId="77777777" w:rsidR="003622A6" w:rsidRPr="00B118CD" w:rsidRDefault="003622A6" w:rsidP="00F07F39">
          <w:pPr>
            <w:keepNext/>
            <w:snapToGrid w:val="0"/>
            <w:spacing w:line="320" w:lineRule="atLeast"/>
            <w:jc w:val="center"/>
            <w:rPr>
              <w:rFonts w:ascii="Arial" w:eastAsia="SimHei" w:hAnsi="Arial" w:cs="Arial"/>
              <w:b/>
              <w:sz w:val="20"/>
              <w:szCs w:val="20"/>
            </w:rPr>
          </w:pPr>
          <w:r w:rsidRPr="00514F43">
            <w:rPr>
              <w:rFonts w:ascii="Arial" w:eastAsia="SimHei" w:hAnsi="Arial" w:cs="Arial"/>
              <w:b/>
              <w:sz w:val="20"/>
              <w:szCs w:val="20"/>
            </w:rPr>
            <w:t>EN.KL-ST-09</w:t>
          </w:r>
        </w:p>
      </w:tc>
    </w:tr>
  </w:tbl>
  <w:p w14:paraId="084E9A87" w14:textId="77777777" w:rsidR="003622A6" w:rsidRPr="005B455C" w:rsidRDefault="003622A6" w:rsidP="005B45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573DF"/>
    <w:multiLevelType w:val="multilevel"/>
    <w:tmpl w:val="C548F994"/>
    <w:lvl w:ilvl="0">
      <w:start w:val="1"/>
      <w:numFmt w:val="decimal"/>
      <w:lvlText w:val="%1."/>
      <w:lvlJc w:val="left"/>
      <w:pPr>
        <w:ind w:left="1973" w:hanging="874"/>
        <w:jc w:val="right"/>
      </w:pPr>
      <w:rPr>
        <w:rFonts w:ascii="Calibri" w:eastAsia="Calibri" w:hAnsi="Calibri" w:cs="Calibri" w:hint="default"/>
        <w:b/>
        <w:bCs/>
        <w:w w:val="100"/>
        <w:sz w:val="24"/>
        <w:szCs w:val="24"/>
        <w:lang w:val="en-US" w:eastAsia="en-US" w:bidi="ar-SA"/>
      </w:rPr>
    </w:lvl>
    <w:lvl w:ilvl="1">
      <w:start w:val="1"/>
      <w:numFmt w:val="decimal"/>
      <w:lvlText w:val="%1.%2."/>
      <w:lvlJc w:val="left"/>
      <w:pPr>
        <w:ind w:left="1973" w:hanging="874"/>
      </w:pPr>
      <w:rPr>
        <w:rFonts w:ascii="Calibri" w:eastAsia="Calibri" w:hAnsi="Calibri" w:cs="Calibri" w:hint="default"/>
        <w:b/>
        <w:bCs/>
        <w:w w:val="100"/>
        <w:sz w:val="24"/>
        <w:szCs w:val="24"/>
        <w:lang w:val="en-US" w:eastAsia="en-US" w:bidi="ar-SA"/>
      </w:rPr>
    </w:lvl>
    <w:lvl w:ilvl="2">
      <w:start w:val="1"/>
      <w:numFmt w:val="decimal"/>
      <w:lvlText w:val="%1.%2.%3."/>
      <w:lvlJc w:val="left"/>
      <w:pPr>
        <w:ind w:left="1973" w:hanging="874"/>
      </w:pPr>
      <w:rPr>
        <w:rFonts w:ascii="Calibri" w:eastAsia="Calibri" w:hAnsi="Calibri" w:cs="Calibri" w:hint="default"/>
        <w:b/>
        <w:bCs/>
        <w:i/>
        <w:iCs/>
        <w:spacing w:val="-1"/>
        <w:w w:val="100"/>
        <w:sz w:val="24"/>
        <w:szCs w:val="24"/>
        <w:lang w:val="en-US" w:eastAsia="en-US" w:bidi="ar-SA"/>
      </w:rPr>
    </w:lvl>
    <w:lvl w:ilvl="3">
      <w:numFmt w:val="bullet"/>
      <w:lvlText w:val="•"/>
      <w:lvlJc w:val="left"/>
      <w:pPr>
        <w:ind w:left="4728" w:hanging="874"/>
      </w:pPr>
      <w:rPr>
        <w:rFonts w:hint="default"/>
        <w:lang w:val="en-US" w:eastAsia="en-US" w:bidi="ar-SA"/>
      </w:rPr>
    </w:lvl>
    <w:lvl w:ilvl="4">
      <w:numFmt w:val="bullet"/>
      <w:lvlText w:val="•"/>
      <w:lvlJc w:val="left"/>
      <w:pPr>
        <w:ind w:left="5644" w:hanging="874"/>
      </w:pPr>
      <w:rPr>
        <w:rFonts w:hint="default"/>
        <w:lang w:val="en-US" w:eastAsia="en-US" w:bidi="ar-SA"/>
      </w:rPr>
    </w:lvl>
    <w:lvl w:ilvl="5">
      <w:numFmt w:val="bullet"/>
      <w:lvlText w:val="•"/>
      <w:lvlJc w:val="left"/>
      <w:pPr>
        <w:ind w:left="6560" w:hanging="874"/>
      </w:pPr>
      <w:rPr>
        <w:rFonts w:hint="default"/>
        <w:lang w:val="en-US" w:eastAsia="en-US" w:bidi="ar-SA"/>
      </w:rPr>
    </w:lvl>
    <w:lvl w:ilvl="6">
      <w:numFmt w:val="bullet"/>
      <w:lvlText w:val="•"/>
      <w:lvlJc w:val="left"/>
      <w:pPr>
        <w:ind w:left="7476" w:hanging="874"/>
      </w:pPr>
      <w:rPr>
        <w:rFonts w:hint="default"/>
        <w:lang w:val="en-US" w:eastAsia="en-US" w:bidi="ar-SA"/>
      </w:rPr>
    </w:lvl>
    <w:lvl w:ilvl="7">
      <w:numFmt w:val="bullet"/>
      <w:lvlText w:val="•"/>
      <w:lvlJc w:val="left"/>
      <w:pPr>
        <w:ind w:left="8392" w:hanging="874"/>
      </w:pPr>
      <w:rPr>
        <w:rFonts w:hint="default"/>
        <w:lang w:val="en-US" w:eastAsia="en-US" w:bidi="ar-SA"/>
      </w:rPr>
    </w:lvl>
    <w:lvl w:ilvl="8">
      <w:numFmt w:val="bullet"/>
      <w:lvlText w:val="•"/>
      <w:lvlJc w:val="left"/>
      <w:pPr>
        <w:ind w:left="9308" w:hanging="874"/>
      </w:pPr>
      <w:rPr>
        <w:rFonts w:hint="default"/>
        <w:lang w:val="en-US" w:eastAsia="en-US" w:bidi="ar-SA"/>
      </w:rPr>
    </w:lvl>
  </w:abstractNum>
  <w:abstractNum w:abstractNumId="1" w15:restartNumberingAfterBreak="0">
    <w:nsid w:val="2BF92BA1"/>
    <w:multiLevelType w:val="multilevel"/>
    <w:tmpl w:val="3252E9F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sz w:val="22"/>
      </w:rPr>
    </w:lvl>
    <w:lvl w:ilvl="2">
      <w:start w:val="1"/>
      <w:numFmt w:val="decimal"/>
      <w:isLgl/>
      <w:lvlText w:val="%1.%2.%3"/>
      <w:lvlJc w:val="left"/>
      <w:pPr>
        <w:ind w:left="1080" w:hanging="720"/>
      </w:pPr>
      <w:rPr>
        <w:rFonts w:hint="default"/>
        <w:b/>
        <w:sz w:val="22"/>
      </w:rPr>
    </w:lvl>
    <w:lvl w:ilvl="3">
      <w:start w:val="1"/>
      <w:numFmt w:val="decimal"/>
      <w:isLgl/>
      <w:lvlText w:val="%1.%2.%3.%4"/>
      <w:lvlJc w:val="left"/>
      <w:pPr>
        <w:ind w:left="1080" w:hanging="720"/>
      </w:pPr>
      <w:rPr>
        <w:rFonts w:hint="default"/>
        <w:b/>
        <w:sz w:val="22"/>
      </w:rPr>
    </w:lvl>
    <w:lvl w:ilvl="4">
      <w:start w:val="1"/>
      <w:numFmt w:val="decimal"/>
      <w:isLgl/>
      <w:lvlText w:val="%1.%2.%3.%4.%5"/>
      <w:lvlJc w:val="left"/>
      <w:pPr>
        <w:ind w:left="1440" w:hanging="1080"/>
      </w:pPr>
      <w:rPr>
        <w:rFonts w:hint="default"/>
        <w:b/>
        <w:sz w:val="22"/>
      </w:rPr>
    </w:lvl>
    <w:lvl w:ilvl="5">
      <w:start w:val="1"/>
      <w:numFmt w:val="decimal"/>
      <w:isLgl/>
      <w:lvlText w:val="%1.%2.%3.%4.%5.%6"/>
      <w:lvlJc w:val="left"/>
      <w:pPr>
        <w:ind w:left="1440" w:hanging="1080"/>
      </w:pPr>
      <w:rPr>
        <w:rFonts w:hint="default"/>
        <w:b/>
        <w:sz w:val="22"/>
      </w:rPr>
    </w:lvl>
    <w:lvl w:ilvl="6">
      <w:start w:val="1"/>
      <w:numFmt w:val="decimal"/>
      <w:isLgl/>
      <w:lvlText w:val="%1.%2.%3.%4.%5.%6.%7"/>
      <w:lvlJc w:val="left"/>
      <w:pPr>
        <w:ind w:left="1800" w:hanging="1440"/>
      </w:pPr>
      <w:rPr>
        <w:rFonts w:hint="default"/>
        <w:b/>
        <w:sz w:val="22"/>
      </w:rPr>
    </w:lvl>
    <w:lvl w:ilvl="7">
      <w:start w:val="1"/>
      <w:numFmt w:val="decimal"/>
      <w:isLgl/>
      <w:lvlText w:val="%1.%2.%3.%4.%5.%6.%7.%8"/>
      <w:lvlJc w:val="left"/>
      <w:pPr>
        <w:ind w:left="1800" w:hanging="1440"/>
      </w:pPr>
      <w:rPr>
        <w:rFonts w:hint="default"/>
        <w:b/>
        <w:sz w:val="22"/>
      </w:rPr>
    </w:lvl>
    <w:lvl w:ilvl="8">
      <w:start w:val="1"/>
      <w:numFmt w:val="decimal"/>
      <w:isLgl/>
      <w:lvlText w:val="%1.%2.%3.%4.%5.%6.%7.%8.%9"/>
      <w:lvlJc w:val="left"/>
      <w:pPr>
        <w:ind w:left="2160" w:hanging="1800"/>
      </w:pPr>
      <w:rPr>
        <w:rFonts w:hint="default"/>
        <w:b/>
        <w:sz w:val="22"/>
      </w:rPr>
    </w:lvl>
  </w:abstractNum>
  <w:abstractNum w:abstractNumId="2" w15:restartNumberingAfterBreak="0">
    <w:nsid w:val="2D2C31BD"/>
    <w:multiLevelType w:val="hybridMultilevel"/>
    <w:tmpl w:val="D15A11F4"/>
    <w:lvl w:ilvl="0" w:tplc="8CFADA92">
      <w:start w:val="1"/>
      <w:numFmt w:val="decimal"/>
      <w:lvlText w:val="%1."/>
      <w:lvlJc w:val="righ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05C7979"/>
    <w:multiLevelType w:val="hybridMultilevel"/>
    <w:tmpl w:val="E12A8E84"/>
    <w:lvl w:ilvl="0" w:tplc="8CFADA92">
      <w:start w:val="1"/>
      <w:numFmt w:val="decimal"/>
      <w:lvlText w:val="%1."/>
      <w:lvlJc w:val="right"/>
      <w:pPr>
        <w:ind w:left="1818" w:hanging="360"/>
      </w:pPr>
      <w:rPr>
        <w:rFonts w:hint="default"/>
      </w:rPr>
    </w:lvl>
    <w:lvl w:ilvl="1" w:tplc="041F0019">
      <w:start w:val="1"/>
      <w:numFmt w:val="lowerLetter"/>
      <w:lvlText w:val="%2."/>
      <w:lvlJc w:val="left"/>
      <w:pPr>
        <w:ind w:left="2538" w:hanging="360"/>
      </w:pPr>
    </w:lvl>
    <w:lvl w:ilvl="2" w:tplc="041F001B" w:tentative="1">
      <w:start w:val="1"/>
      <w:numFmt w:val="lowerRoman"/>
      <w:lvlText w:val="%3."/>
      <w:lvlJc w:val="right"/>
      <w:pPr>
        <w:ind w:left="3258" w:hanging="180"/>
      </w:pPr>
    </w:lvl>
    <w:lvl w:ilvl="3" w:tplc="041F000F" w:tentative="1">
      <w:start w:val="1"/>
      <w:numFmt w:val="decimal"/>
      <w:lvlText w:val="%4."/>
      <w:lvlJc w:val="left"/>
      <w:pPr>
        <w:ind w:left="3978" w:hanging="360"/>
      </w:pPr>
    </w:lvl>
    <w:lvl w:ilvl="4" w:tplc="041F0019" w:tentative="1">
      <w:start w:val="1"/>
      <w:numFmt w:val="lowerLetter"/>
      <w:lvlText w:val="%5."/>
      <w:lvlJc w:val="left"/>
      <w:pPr>
        <w:ind w:left="4698" w:hanging="360"/>
      </w:pPr>
    </w:lvl>
    <w:lvl w:ilvl="5" w:tplc="041F001B" w:tentative="1">
      <w:start w:val="1"/>
      <w:numFmt w:val="lowerRoman"/>
      <w:lvlText w:val="%6."/>
      <w:lvlJc w:val="right"/>
      <w:pPr>
        <w:ind w:left="5418" w:hanging="180"/>
      </w:pPr>
    </w:lvl>
    <w:lvl w:ilvl="6" w:tplc="041F000F" w:tentative="1">
      <w:start w:val="1"/>
      <w:numFmt w:val="decimal"/>
      <w:lvlText w:val="%7."/>
      <w:lvlJc w:val="left"/>
      <w:pPr>
        <w:ind w:left="6138" w:hanging="360"/>
      </w:pPr>
    </w:lvl>
    <w:lvl w:ilvl="7" w:tplc="041F0019" w:tentative="1">
      <w:start w:val="1"/>
      <w:numFmt w:val="lowerLetter"/>
      <w:lvlText w:val="%8."/>
      <w:lvlJc w:val="left"/>
      <w:pPr>
        <w:ind w:left="6858" w:hanging="360"/>
      </w:pPr>
    </w:lvl>
    <w:lvl w:ilvl="8" w:tplc="041F001B" w:tentative="1">
      <w:start w:val="1"/>
      <w:numFmt w:val="lowerRoman"/>
      <w:lvlText w:val="%9."/>
      <w:lvlJc w:val="right"/>
      <w:pPr>
        <w:ind w:left="7578" w:hanging="180"/>
      </w:pPr>
    </w:lvl>
  </w:abstractNum>
  <w:abstractNum w:abstractNumId="4" w15:restartNumberingAfterBreak="0">
    <w:nsid w:val="345F50AD"/>
    <w:multiLevelType w:val="hybridMultilevel"/>
    <w:tmpl w:val="9EF23500"/>
    <w:lvl w:ilvl="0" w:tplc="8CFADA92">
      <w:start w:val="1"/>
      <w:numFmt w:val="decimal"/>
      <w:lvlText w:val="%1."/>
      <w:lvlJc w:val="righ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5233D35"/>
    <w:multiLevelType w:val="hybridMultilevel"/>
    <w:tmpl w:val="7D2A5A82"/>
    <w:lvl w:ilvl="0" w:tplc="918C4A44">
      <w:numFmt w:val="bullet"/>
      <w:lvlText w:val=""/>
      <w:lvlJc w:val="left"/>
      <w:pPr>
        <w:ind w:left="1458" w:hanging="360"/>
      </w:pPr>
      <w:rPr>
        <w:rFonts w:ascii="Arial" w:eastAsia="Calibri" w:hAnsi="Arial" w:cs="Arial" w:hint="default"/>
      </w:rPr>
    </w:lvl>
    <w:lvl w:ilvl="1" w:tplc="041F0003" w:tentative="1">
      <w:start w:val="1"/>
      <w:numFmt w:val="bullet"/>
      <w:lvlText w:val="o"/>
      <w:lvlJc w:val="left"/>
      <w:pPr>
        <w:ind w:left="2178" w:hanging="360"/>
      </w:pPr>
      <w:rPr>
        <w:rFonts w:ascii="Courier New" w:hAnsi="Courier New" w:cs="Courier New" w:hint="default"/>
      </w:rPr>
    </w:lvl>
    <w:lvl w:ilvl="2" w:tplc="041F0005" w:tentative="1">
      <w:start w:val="1"/>
      <w:numFmt w:val="bullet"/>
      <w:lvlText w:val=""/>
      <w:lvlJc w:val="left"/>
      <w:pPr>
        <w:ind w:left="2898" w:hanging="360"/>
      </w:pPr>
      <w:rPr>
        <w:rFonts w:ascii="Wingdings" w:hAnsi="Wingdings" w:hint="default"/>
      </w:rPr>
    </w:lvl>
    <w:lvl w:ilvl="3" w:tplc="041F0001" w:tentative="1">
      <w:start w:val="1"/>
      <w:numFmt w:val="bullet"/>
      <w:lvlText w:val=""/>
      <w:lvlJc w:val="left"/>
      <w:pPr>
        <w:ind w:left="3618" w:hanging="360"/>
      </w:pPr>
      <w:rPr>
        <w:rFonts w:ascii="Symbol" w:hAnsi="Symbol" w:hint="default"/>
      </w:rPr>
    </w:lvl>
    <w:lvl w:ilvl="4" w:tplc="041F0003" w:tentative="1">
      <w:start w:val="1"/>
      <w:numFmt w:val="bullet"/>
      <w:lvlText w:val="o"/>
      <w:lvlJc w:val="left"/>
      <w:pPr>
        <w:ind w:left="4338" w:hanging="360"/>
      </w:pPr>
      <w:rPr>
        <w:rFonts w:ascii="Courier New" w:hAnsi="Courier New" w:cs="Courier New" w:hint="default"/>
      </w:rPr>
    </w:lvl>
    <w:lvl w:ilvl="5" w:tplc="041F0005" w:tentative="1">
      <w:start w:val="1"/>
      <w:numFmt w:val="bullet"/>
      <w:lvlText w:val=""/>
      <w:lvlJc w:val="left"/>
      <w:pPr>
        <w:ind w:left="5058" w:hanging="360"/>
      </w:pPr>
      <w:rPr>
        <w:rFonts w:ascii="Wingdings" w:hAnsi="Wingdings" w:hint="default"/>
      </w:rPr>
    </w:lvl>
    <w:lvl w:ilvl="6" w:tplc="041F0001" w:tentative="1">
      <w:start w:val="1"/>
      <w:numFmt w:val="bullet"/>
      <w:lvlText w:val=""/>
      <w:lvlJc w:val="left"/>
      <w:pPr>
        <w:ind w:left="5778" w:hanging="360"/>
      </w:pPr>
      <w:rPr>
        <w:rFonts w:ascii="Symbol" w:hAnsi="Symbol" w:hint="default"/>
      </w:rPr>
    </w:lvl>
    <w:lvl w:ilvl="7" w:tplc="041F0003" w:tentative="1">
      <w:start w:val="1"/>
      <w:numFmt w:val="bullet"/>
      <w:lvlText w:val="o"/>
      <w:lvlJc w:val="left"/>
      <w:pPr>
        <w:ind w:left="6498" w:hanging="360"/>
      </w:pPr>
      <w:rPr>
        <w:rFonts w:ascii="Courier New" w:hAnsi="Courier New" w:cs="Courier New" w:hint="default"/>
      </w:rPr>
    </w:lvl>
    <w:lvl w:ilvl="8" w:tplc="041F0005" w:tentative="1">
      <w:start w:val="1"/>
      <w:numFmt w:val="bullet"/>
      <w:lvlText w:val=""/>
      <w:lvlJc w:val="left"/>
      <w:pPr>
        <w:ind w:left="7218" w:hanging="360"/>
      </w:pPr>
      <w:rPr>
        <w:rFonts w:ascii="Wingdings" w:hAnsi="Wingdings" w:hint="default"/>
      </w:rPr>
    </w:lvl>
  </w:abstractNum>
  <w:abstractNum w:abstractNumId="6" w15:restartNumberingAfterBreak="0">
    <w:nsid w:val="399555A1"/>
    <w:multiLevelType w:val="hybridMultilevel"/>
    <w:tmpl w:val="7E422792"/>
    <w:lvl w:ilvl="0" w:tplc="041F000F">
      <w:start w:val="1"/>
      <w:numFmt w:val="decimal"/>
      <w:lvlText w:val="%1."/>
      <w:lvlJc w:val="left"/>
      <w:pPr>
        <w:ind w:left="1818" w:hanging="360"/>
      </w:pPr>
    </w:lvl>
    <w:lvl w:ilvl="1" w:tplc="041F0019" w:tentative="1">
      <w:start w:val="1"/>
      <w:numFmt w:val="lowerLetter"/>
      <w:lvlText w:val="%2."/>
      <w:lvlJc w:val="left"/>
      <w:pPr>
        <w:ind w:left="2538" w:hanging="360"/>
      </w:pPr>
    </w:lvl>
    <w:lvl w:ilvl="2" w:tplc="041F001B" w:tentative="1">
      <w:start w:val="1"/>
      <w:numFmt w:val="lowerRoman"/>
      <w:lvlText w:val="%3."/>
      <w:lvlJc w:val="right"/>
      <w:pPr>
        <w:ind w:left="3258" w:hanging="180"/>
      </w:pPr>
    </w:lvl>
    <w:lvl w:ilvl="3" w:tplc="041F000F" w:tentative="1">
      <w:start w:val="1"/>
      <w:numFmt w:val="decimal"/>
      <w:lvlText w:val="%4."/>
      <w:lvlJc w:val="left"/>
      <w:pPr>
        <w:ind w:left="3978" w:hanging="360"/>
      </w:pPr>
    </w:lvl>
    <w:lvl w:ilvl="4" w:tplc="041F0019" w:tentative="1">
      <w:start w:val="1"/>
      <w:numFmt w:val="lowerLetter"/>
      <w:lvlText w:val="%5."/>
      <w:lvlJc w:val="left"/>
      <w:pPr>
        <w:ind w:left="4698" w:hanging="360"/>
      </w:pPr>
    </w:lvl>
    <w:lvl w:ilvl="5" w:tplc="041F001B" w:tentative="1">
      <w:start w:val="1"/>
      <w:numFmt w:val="lowerRoman"/>
      <w:lvlText w:val="%6."/>
      <w:lvlJc w:val="right"/>
      <w:pPr>
        <w:ind w:left="5418" w:hanging="180"/>
      </w:pPr>
    </w:lvl>
    <w:lvl w:ilvl="6" w:tplc="041F000F" w:tentative="1">
      <w:start w:val="1"/>
      <w:numFmt w:val="decimal"/>
      <w:lvlText w:val="%7."/>
      <w:lvlJc w:val="left"/>
      <w:pPr>
        <w:ind w:left="6138" w:hanging="360"/>
      </w:pPr>
    </w:lvl>
    <w:lvl w:ilvl="7" w:tplc="041F0019" w:tentative="1">
      <w:start w:val="1"/>
      <w:numFmt w:val="lowerLetter"/>
      <w:lvlText w:val="%8."/>
      <w:lvlJc w:val="left"/>
      <w:pPr>
        <w:ind w:left="6858" w:hanging="360"/>
      </w:pPr>
    </w:lvl>
    <w:lvl w:ilvl="8" w:tplc="041F001B" w:tentative="1">
      <w:start w:val="1"/>
      <w:numFmt w:val="lowerRoman"/>
      <w:lvlText w:val="%9."/>
      <w:lvlJc w:val="right"/>
      <w:pPr>
        <w:ind w:left="7578" w:hanging="180"/>
      </w:pPr>
    </w:lvl>
  </w:abstractNum>
  <w:abstractNum w:abstractNumId="7" w15:restartNumberingAfterBreak="0">
    <w:nsid w:val="46A73584"/>
    <w:multiLevelType w:val="hybridMultilevel"/>
    <w:tmpl w:val="5294673A"/>
    <w:lvl w:ilvl="0" w:tplc="9B8A8D32">
      <w:numFmt w:val="bullet"/>
      <w:lvlText w:val=""/>
      <w:lvlJc w:val="left"/>
      <w:pPr>
        <w:ind w:left="720" w:hanging="360"/>
      </w:pPr>
      <w:rPr>
        <w:rFonts w:ascii="Arial" w:eastAsia="Calibr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22D5600"/>
    <w:multiLevelType w:val="multilevel"/>
    <w:tmpl w:val="C548F994"/>
    <w:lvl w:ilvl="0">
      <w:start w:val="1"/>
      <w:numFmt w:val="decimal"/>
      <w:lvlText w:val="%1."/>
      <w:lvlJc w:val="left"/>
      <w:pPr>
        <w:ind w:left="1973" w:hanging="874"/>
        <w:jc w:val="right"/>
      </w:pPr>
      <w:rPr>
        <w:rFonts w:ascii="Calibri" w:eastAsia="Calibri" w:hAnsi="Calibri" w:cs="Calibri" w:hint="default"/>
        <w:b/>
        <w:bCs/>
        <w:w w:val="100"/>
        <w:sz w:val="24"/>
        <w:szCs w:val="24"/>
        <w:lang w:val="en-US" w:eastAsia="en-US" w:bidi="ar-SA"/>
      </w:rPr>
    </w:lvl>
    <w:lvl w:ilvl="1">
      <w:start w:val="1"/>
      <w:numFmt w:val="decimal"/>
      <w:lvlText w:val="%1.%2."/>
      <w:lvlJc w:val="left"/>
      <w:pPr>
        <w:ind w:left="1973" w:hanging="874"/>
      </w:pPr>
      <w:rPr>
        <w:rFonts w:ascii="Calibri" w:eastAsia="Calibri" w:hAnsi="Calibri" w:cs="Calibri" w:hint="default"/>
        <w:b/>
        <w:bCs/>
        <w:w w:val="100"/>
        <w:sz w:val="24"/>
        <w:szCs w:val="24"/>
        <w:lang w:val="en-US" w:eastAsia="en-US" w:bidi="ar-SA"/>
      </w:rPr>
    </w:lvl>
    <w:lvl w:ilvl="2">
      <w:start w:val="1"/>
      <w:numFmt w:val="decimal"/>
      <w:lvlText w:val="%1.%2.%3."/>
      <w:lvlJc w:val="left"/>
      <w:pPr>
        <w:ind w:left="1973" w:hanging="874"/>
      </w:pPr>
      <w:rPr>
        <w:rFonts w:ascii="Calibri" w:eastAsia="Calibri" w:hAnsi="Calibri" w:cs="Calibri" w:hint="default"/>
        <w:b/>
        <w:bCs/>
        <w:i/>
        <w:iCs/>
        <w:spacing w:val="-1"/>
        <w:w w:val="100"/>
        <w:sz w:val="24"/>
        <w:szCs w:val="24"/>
        <w:lang w:val="en-US" w:eastAsia="en-US" w:bidi="ar-SA"/>
      </w:rPr>
    </w:lvl>
    <w:lvl w:ilvl="3">
      <w:numFmt w:val="bullet"/>
      <w:lvlText w:val="•"/>
      <w:lvlJc w:val="left"/>
      <w:pPr>
        <w:ind w:left="4728" w:hanging="874"/>
      </w:pPr>
      <w:rPr>
        <w:rFonts w:hint="default"/>
        <w:lang w:val="en-US" w:eastAsia="en-US" w:bidi="ar-SA"/>
      </w:rPr>
    </w:lvl>
    <w:lvl w:ilvl="4">
      <w:numFmt w:val="bullet"/>
      <w:lvlText w:val="•"/>
      <w:lvlJc w:val="left"/>
      <w:pPr>
        <w:ind w:left="5644" w:hanging="874"/>
      </w:pPr>
      <w:rPr>
        <w:rFonts w:hint="default"/>
        <w:lang w:val="en-US" w:eastAsia="en-US" w:bidi="ar-SA"/>
      </w:rPr>
    </w:lvl>
    <w:lvl w:ilvl="5">
      <w:numFmt w:val="bullet"/>
      <w:lvlText w:val="•"/>
      <w:lvlJc w:val="left"/>
      <w:pPr>
        <w:ind w:left="6560" w:hanging="874"/>
      </w:pPr>
      <w:rPr>
        <w:rFonts w:hint="default"/>
        <w:lang w:val="en-US" w:eastAsia="en-US" w:bidi="ar-SA"/>
      </w:rPr>
    </w:lvl>
    <w:lvl w:ilvl="6">
      <w:numFmt w:val="bullet"/>
      <w:lvlText w:val="•"/>
      <w:lvlJc w:val="left"/>
      <w:pPr>
        <w:ind w:left="7476" w:hanging="874"/>
      </w:pPr>
      <w:rPr>
        <w:rFonts w:hint="default"/>
        <w:lang w:val="en-US" w:eastAsia="en-US" w:bidi="ar-SA"/>
      </w:rPr>
    </w:lvl>
    <w:lvl w:ilvl="7">
      <w:numFmt w:val="bullet"/>
      <w:lvlText w:val="•"/>
      <w:lvlJc w:val="left"/>
      <w:pPr>
        <w:ind w:left="8392" w:hanging="874"/>
      </w:pPr>
      <w:rPr>
        <w:rFonts w:hint="default"/>
        <w:lang w:val="en-US" w:eastAsia="en-US" w:bidi="ar-SA"/>
      </w:rPr>
    </w:lvl>
    <w:lvl w:ilvl="8">
      <w:numFmt w:val="bullet"/>
      <w:lvlText w:val="•"/>
      <w:lvlJc w:val="left"/>
      <w:pPr>
        <w:ind w:left="9308" w:hanging="874"/>
      </w:pPr>
      <w:rPr>
        <w:rFonts w:hint="default"/>
        <w:lang w:val="en-US" w:eastAsia="en-US" w:bidi="ar-SA"/>
      </w:rPr>
    </w:lvl>
  </w:abstractNum>
  <w:abstractNum w:abstractNumId="9" w15:restartNumberingAfterBreak="0">
    <w:nsid w:val="577B6125"/>
    <w:multiLevelType w:val="multilevel"/>
    <w:tmpl w:val="E2AC75A2"/>
    <w:lvl w:ilvl="0">
      <w:start w:val="1"/>
      <w:numFmt w:val="decimal"/>
      <w:lvlText w:val="%1."/>
      <w:lvlJc w:val="left"/>
      <w:pPr>
        <w:ind w:left="1973" w:hanging="874"/>
      </w:pPr>
      <w:rPr>
        <w:rFonts w:ascii="Calibri" w:eastAsia="Calibri" w:hAnsi="Calibri" w:cs="Calibri" w:hint="default"/>
        <w:b/>
        <w:bCs/>
        <w:w w:val="100"/>
        <w:sz w:val="24"/>
        <w:szCs w:val="24"/>
      </w:rPr>
    </w:lvl>
    <w:lvl w:ilvl="1">
      <w:start w:val="5"/>
      <w:numFmt w:val="decimal"/>
      <w:lvlText w:val="%1.%2."/>
      <w:lvlJc w:val="left"/>
      <w:pPr>
        <w:ind w:left="1973" w:hanging="874"/>
      </w:pPr>
      <w:rPr>
        <w:rFonts w:ascii="Calibri" w:eastAsia="Calibri" w:hAnsi="Calibri" w:cs="Calibri" w:hint="default"/>
        <w:b/>
        <w:bCs/>
        <w:w w:val="100"/>
        <w:sz w:val="24"/>
        <w:szCs w:val="24"/>
      </w:rPr>
    </w:lvl>
    <w:lvl w:ilvl="2">
      <w:start w:val="1"/>
      <w:numFmt w:val="decimal"/>
      <w:lvlText w:val="%1.%2.%3."/>
      <w:lvlJc w:val="left"/>
      <w:pPr>
        <w:ind w:left="1016" w:hanging="874"/>
      </w:pPr>
      <w:rPr>
        <w:rFonts w:ascii="Calibri" w:eastAsia="Calibri" w:hAnsi="Calibri" w:cs="Calibri" w:hint="default"/>
        <w:b/>
        <w:bCs/>
        <w:i/>
        <w:iCs/>
        <w:spacing w:val="-1"/>
        <w:w w:val="100"/>
        <w:sz w:val="24"/>
        <w:szCs w:val="24"/>
      </w:rPr>
    </w:lvl>
    <w:lvl w:ilvl="3">
      <w:numFmt w:val="bullet"/>
      <w:lvlText w:val="•"/>
      <w:lvlJc w:val="left"/>
      <w:pPr>
        <w:ind w:left="4728" w:hanging="874"/>
      </w:pPr>
      <w:rPr>
        <w:rFonts w:hint="default"/>
      </w:rPr>
    </w:lvl>
    <w:lvl w:ilvl="4">
      <w:numFmt w:val="bullet"/>
      <w:lvlText w:val="•"/>
      <w:lvlJc w:val="left"/>
      <w:pPr>
        <w:ind w:left="5644" w:hanging="874"/>
      </w:pPr>
      <w:rPr>
        <w:rFonts w:hint="default"/>
      </w:rPr>
    </w:lvl>
    <w:lvl w:ilvl="5">
      <w:numFmt w:val="bullet"/>
      <w:lvlText w:val="•"/>
      <w:lvlJc w:val="left"/>
      <w:pPr>
        <w:ind w:left="6560" w:hanging="874"/>
      </w:pPr>
      <w:rPr>
        <w:rFonts w:hint="default"/>
      </w:rPr>
    </w:lvl>
    <w:lvl w:ilvl="6">
      <w:numFmt w:val="bullet"/>
      <w:lvlText w:val="•"/>
      <w:lvlJc w:val="left"/>
      <w:pPr>
        <w:ind w:left="7476" w:hanging="874"/>
      </w:pPr>
      <w:rPr>
        <w:rFonts w:hint="default"/>
      </w:rPr>
    </w:lvl>
    <w:lvl w:ilvl="7">
      <w:numFmt w:val="bullet"/>
      <w:lvlText w:val="•"/>
      <w:lvlJc w:val="left"/>
      <w:pPr>
        <w:ind w:left="8392" w:hanging="874"/>
      </w:pPr>
      <w:rPr>
        <w:rFonts w:hint="default"/>
      </w:rPr>
    </w:lvl>
    <w:lvl w:ilvl="8">
      <w:numFmt w:val="bullet"/>
      <w:lvlText w:val="•"/>
      <w:lvlJc w:val="left"/>
      <w:pPr>
        <w:ind w:left="9308" w:hanging="874"/>
      </w:pPr>
      <w:rPr>
        <w:rFonts w:hint="default"/>
      </w:rPr>
    </w:lvl>
  </w:abstractNum>
  <w:abstractNum w:abstractNumId="10" w15:restartNumberingAfterBreak="0">
    <w:nsid w:val="5E64794D"/>
    <w:multiLevelType w:val="hybridMultilevel"/>
    <w:tmpl w:val="9D320D8C"/>
    <w:lvl w:ilvl="0" w:tplc="3F62EDFC">
      <w:numFmt w:val="bullet"/>
      <w:lvlText w:val=""/>
      <w:lvlJc w:val="left"/>
      <w:pPr>
        <w:ind w:left="720" w:hanging="360"/>
      </w:pPr>
      <w:rPr>
        <w:rFonts w:ascii="Arial" w:eastAsia="Calibr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02049DB"/>
    <w:multiLevelType w:val="hybridMultilevel"/>
    <w:tmpl w:val="034AA54A"/>
    <w:lvl w:ilvl="0" w:tplc="041F000B">
      <w:start w:val="1"/>
      <w:numFmt w:val="bullet"/>
      <w:lvlText w:val=""/>
      <w:lvlJc w:val="left"/>
      <w:pPr>
        <w:ind w:left="1287" w:hanging="360"/>
      </w:pPr>
      <w:rPr>
        <w:rFonts w:ascii="Wingdings" w:hAnsi="Wingdings"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2" w15:restartNumberingAfterBreak="0">
    <w:nsid w:val="72BC5F25"/>
    <w:multiLevelType w:val="multilevel"/>
    <w:tmpl w:val="C548F994"/>
    <w:lvl w:ilvl="0">
      <w:start w:val="1"/>
      <w:numFmt w:val="decimal"/>
      <w:lvlText w:val="%1."/>
      <w:lvlJc w:val="left"/>
      <w:pPr>
        <w:ind w:left="1973" w:hanging="874"/>
        <w:jc w:val="right"/>
      </w:pPr>
      <w:rPr>
        <w:rFonts w:ascii="Calibri" w:eastAsia="Calibri" w:hAnsi="Calibri" w:cs="Calibri" w:hint="default"/>
        <w:b/>
        <w:bCs/>
        <w:w w:val="100"/>
        <w:sz w:val="24"/>
        <w:szCs w:val="24"/>
        <w:lang w:val="en-US" w:eastAsia="en-US" w:bidi="ar-SA"/>
      </w:rPr>
    </w:lvl>
    <w:lvl w:ilvl="1">
      <w:start w:val="1"/>
      <w:numFmt w:val="decimal"/>
      <w:lvlText w:val="%1.%2."/>
      <w:lvlJc w:val="left"/>
      <w:pPr>
        <w:ind w:left="1973" w:hanging="874"/>
      </w:pPr>
      <w:rPr>
        <w:rFonts w:ascii="Calibri" w:eastAsia="Calibri" w:hAnsi="Calibri" w:cs="Calibri" w:hint="default"/>
        <w:b/>
        <w:bCs/>
        <w:w w:val="100"/>
        <w:sz w:val="24"/>
        <w:szCs w:val="24"/>
        <w:lang w:val="en-US" w:eastAsia="en-US" w:bidi="ar-SA"/>
      </w:rPr>
    </w:lvl>
    <w:lvl w:ilvl="2">
      <w:start w:val="1"/>
      <w:numFmt w:val="decimal"/>
      <w:lvlText w:val="%1.%2.%3."/>
      <w:lvlJc w:val="left"/>
      <w:pPr>
        <w:ind w:left="1973" w:hanging="874"/>
      </w:pPr>
      <w:rPr>
        <w:rFonts w:ascii="Calibri" w:eastAsia="Calibri" w:hAnsi="Calibri" w:cs="Calibri" w:hint="default"/>
        <w:b/>
        <w:bCs/>
        <w:i/>
        <w:iCs/>
        <w:spacing w:val="-1"/>
        <w:w w:val="100"/>
        <w:sz w:val="24"/>
        <w:szCs w:val="24"/>
        <w:lang w:val="en-US" w:eastAsia="en-US" w:bidi="ar-SA"/>
      </w:rPr>
    </w:lvl>
    <w:lvl w:ilvl="3">
      <w:numFmt w:val="bullet"/>
      <w:lvlText w:val="•"/>
      <w:lvlJc w:val="left"/>
      <w:pPr>
        <w:ind w:left="4728" w:hanging="874"/>
      </w:pPr>
      <w:rPr>
        <w:rFonts w:hint="default"/>
        <w:lang w:val="en-US" w:eastAsia="en-US" w:bidi="ar-SA"/>
      </w:rPr>
    </w:lvl>
    <w:lvl w:ilvl="4">
      <w:numFmt w:val="bullet"/>
      <w:lvlText w:val="•"/>
      <w:lvlJc w:val="left"/>
      <w:pPr>
        <w:ind w:left="5644" w:hanging="874"/>
      </w:pPr>
      <w:rPr>
        <w:rFonts w:hint="default"/>
        <w:lang w:val="en-US" w:eastAsia="en-US" w:bidi="ar-SA"/>
      </w:rPr>
    </w:lvl>
    <w:lvl w:ilvl="5">
      <w:numFmt w:val="bullet"/>
      <w:lvlText w:val="•"/>
      <w:lvlJc w:val="left"/>
      <w:pPr>
        <w:ind w:left="6560" w:hanging="874"/>
      </w:pPr>
      <w:rPr>
        <w:rFonts w:hint="default"/>
        <w:lang w:val="en-US" w:eastAsia="en-US" w:bidi="ar-SA"/>
      </w:rPr>
    </w:lvl>
    <w:lvl w:ilvl="6">
      <w:numFmt w:val="bullet"/>
      <w:lvlText w:val="•"/>
      <w:lvlJc w:val="left"/>
      <w:pPr>
        <w:ind w:left="7476" w:hanging="874"/>
      </w:pPr>
      <w:rPr>
        <w:rFonts w:hint="default"/>
        <w:lang w:val="en-US" w:eastAsia="en-US" w:bidi="ar-SA"/>
      </w:rPr>
    </w:lvl>
    <w:lvl w:ilvl="7">
      <w:numFmt w:val="bullet"/>
      <w:lvlText w:val="•"/>
      <w:lvlJc w:val="left"/>
      <w:pPr>
        <w:ind w:left="8392" w:hanging="874"/>
      </w:pPr>
      <w:rPr>
        <w:rFonts w:hint="default"/>
        <w:lang w:val="en-US" w:eastAsia="en-US" w:bidi="ar-SA"/>
      </w:rPr>
    </w:lvl>
    <w:lvl w:ilvl="8">
      <w:numFmt w:val="bullet"/>
      <w:lvlText w:val="•"/>
      <w:lvlJc w:val="left"/>
      <w:pPr>
        <w:ind w:left="9308" w:hanging="874"/>
      </w:pPr>
      <w:rPr>
        <w:rFonts w:hint="default"/>
        <w:lang w:val="en-US" w:eastAsia="en-US" w:bidi="ar-SA"/>
      </w:rPr>
    </w:lvl>
  </w:abstractNum>
  <w:abstractNum w:abstractNumId="13" w15:restartNumberingAfterBreak="0">
    <w:nsid w:val="7C337FD6"/>
    <w:multiLevelType w:val="multilevel"/>
    <w:tmpl w:val="C548F994"/>
    <w:lvl w:ilvl="0">
      <w:start w:val="1"/>
      <w:numFmt w:val="decimal"/>
      <w:lvlText w:val="%1."/>
      <w:lvlJc w:val="left"/>
      <w:pPr>
        <w:ind w:left="1973" w:hanging="874"/>
        <w:jc w:val="right"/>
      </w:pPr>
      <w:rPr>
        <w:rFonts w:ascii="Calibri" w:eastAsia="Calibri" w:hAnsi="Calibri" w:cs="Calibri" w:hint="default"/>
        <w:b/>
        <w:bCs/>
        <w:w w:val="100"/>
        <w:sz w:val="24"/>
        <w:szCs w:val="24"/>
        <w:lang w:val="en-US" w:eastAsia="en-US" w:bidi="ar-SA"/>
      </w:rPr>
    </w:lvl>
    <w:lvl w:ilvl="1">
      <w:start w:val="1"/>
      <w:numFmt w:val="decimal"/>
      <w:lvlText w:val="%1.%2."/>
      <w:lvlJc w:val="left"/>
      <w:pPr>
        <w:ind w:left="1973" w:hanging="874"/>
      </w:pPr>
      <w:rPr>
        <w:rFonts w:ascii="Calibri" w:eastAsia="Calibri" w:hAnsi="Calibri" w:cs="Calibri" w:hint="default"/>
        <w:b/>
        <w:bCs/>
        <w:w w:val="100"/>
        <w:sz w:val="24"/>
        <w:szCs w:val="24"/>
        <w:lang w:val="en-US" w:eastAsia="en-US" w:bidi="ar-SA"/>
      </w:rPr>
    </w:lvl>
    <w:lvl w:ilvl="2">
      <w:start w:val="1"/>
      <w:numFmt w:val="decimal"/>
      <w:lvlText w:val="%1.%2.%3."/>
      <w:lvlJc w:val="left"/>
      <w:pPr>
        <w:ind w:left="1973" w:hanging="874"/>
      </w:pPr>
      <w:rPr>
        <w:rFonts w:ascii="Calibri" w:eastAsia="Calibri" w:hAnsi="Calibri" w:cs="Calibri" w:hint="default"/>
        <w:b/>
        <w:bCs/>
        <w:i/>
        <w:iCs/>
        <w:spacing w:val="-1"/>
        <w:w w:val="100"/>
        <w:sz w:val="24"/>
        <w:szCs w:val="24"/>
        <w:lang w:val="en-US" w:eastAsia="en-US" w:bidi="ar-SA"/>
      </w:rPr>
    </w:lvl>
    <w:lvl w:ilvl="3">
      <w:numFmt w:val="bullet"/>
      <w:lvlText w:val="•"/>
      <w:lvlJc w:val="left"/>
      <w:pPr>
        <w:ind w:left="4728" w:hanging="874"/>
      </w:pPr>
      <w:rPr>
        <w:rFonts w:hint="default"/>
        <w:lang w:val="en-US" w:eastAsia="en-US" w:bidi="ar-SA"/>
      </w:rPr>
    </w:lvl>
    <w:lvl w:ilvl="4">
      <w:numFmt w:val="bullet"/>
      <w:lvlText w:val="•"/>
      <w:lvlJc w:val="left"/>
      <w:pPr>
        <w:ind w:left="5644" w:hanging="874"/>
      </w:pPr>
      <w:rPr>
        <w:rFonts w:hint="default"/>
        <w:lang w:val="en-US" w:eastAsia="en-US" w:bidi="ar-SA"/>
      </w:rPr>
    </w:lvl>
    <w:lvl w:ilvl="5">
      <w:numFmt w:val="bullet"/>
      <w:lvlText w:val="•"/>
      <w:lvlJc w:val="left"/>
      <w:pPr>
        <w:ind w:left="6560" w:hanging="874"/>
      </w:pPr>
      <w:rPr>
        <w:rFonts w:hint="default"/>
        <w:lang w:val="en-US" w:eastAsia="en-US" w:bidi="ar-SA"/>
      </w:rPr>
    </w:lvl>
    <w:lvl w:ilvl="6">
      <w:numFmt w:val="bullet"/>
      <w:lvlText w:val="•"/>
      <w:lvlJc w:val="left"/>
      <w:pPr>
        <w:ind w:left="7476" w:hanging="874"/>
      </w:pPr>
      <w:rPr>
        <w:rFonts w:hint="default"/>
        <w:lang w:val="en-US" w:eastAsia="en-US" w:bidi="ar-SA"/>
      </w:rPr>
    </w:lvl>
    <w:lvl w:ilvl="7">
      <w:numFmt w:val="bullet"/>
      <w:lvlText w:val="•"/>
      <w:lvlJc w:val="left"/>
      <w:pPr>
        <w:ind w:left="8392" w:hanging="874"/>
      </w:pPr>
      <w:rPr>
        <w:rFonts w:hint="default"/>
        <w:lang w:val="en-US" w:eastAsia="en-US" w:bidi="ar-SA"/>
      </w:rPr>
    </w:lvl>
    <w:lvl w:ilvl="8">
      <w:numFmt w:val="bullet"/>
      <w:lvlText w:val="•"/>
      <w:lvlJc w:val="left"/>
      <w:pPr>
        <w:ind w:left="9308" w:hanging="874"/>
      </w:pPr>
      <w:rPr>
        <w:rFonts w:hint="default"/>
        <w:lang w:val="en-US" w:eastAsia="en-US" w:bidi="ar-SA"/>
      </w:rPr>
    </w:lvl>
  </w:abstractNum>
  <w:num w:numId="1" w16cid:durableId="1789741014">
    <w:abstractNumId w:val="12"/>
  </w:num>
  <w:num w:numId="2" w16cid:durableId="1111582554">
    <w:abstractNumId w:val="8"/>
  </w:num>
  <w:num w:numId="3" w16cid:durableId="1408499898">
    <w:abstractNumId w:val="13"/>
  </w:num>
  <w:num w:numId="4" w16cid:durableId="810558826">
    <w:abstractNumId w:val="9"/>
  </w:num>
  <w:num w:numId="5" w16cid:durableId="1876504328">
    <w:abstractNumId w:val="0"/>
  </w:num>
  <w:num w:numId="6" w16cid:durableId="200679168">
    <w:abstractNumId w:val="1"/>
  </w:num>
  <w:num w:numId="7" w16cid:durableId="1528057167">
    <w:abstractNumId w:val="11"/>
  </w:num>
  <w:num w:numId="8" w16cid:durableId="248465183">
    <w:abstractNumId w:val="6"/>
  </w:num>
  <w:num w:numId="9" w16cid:durableId="817838878">
    <w:abstractNumId w:val="3"/>
  </w:num>
  <w:num w:numId="10" w16cid:durableId="1919053305">
    <w:abstractNumId w:val="5"/>
  </w:num>
  <w:num w:numId="11" w16cid:durableId="467863156">
    <w:abstractNumId w:val="4"/>
  </w:num>
  <w:num w:numId="12" w16cid:durableId="68045752">
    <w:abstractNumId w:val="10"/>
  </w:num>
  <w:num w:numId="13" w16cid:durableId="1113746123">
    <w:abstractNumId w:val="2"/>
  </w:num>
  <w:num w:numId="14" w16cid:durableId="647057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499"/>
    <w:rsid w:val="00002FBA"/>
    <w:rsid w:val="00016E25"/>
    <w:rsid w:val="00022CCE"/>
    <w:rsid w:val="0003552B"/>
    <w:rsid w:val="00041928"/>
    <w:rsid w:val="000517FB"/>
    <w:rsid w:val="000557A8"/>
    <w:rsid w:val="00073F67"/>
    <w:rsid w:val="0008235E"/>
    <w:rsid w:val="00084823"/>
    <w:rsid w:val="000A7334"/>
    <w:rsid w:val="000C6C35"/>
    <w:rsid w:val="000D4F3E"/>
    <w:rsid w:val="000D6E94"/>
    <w:rsid w:val="000E19BF"/>
    <w:rsid w:val="000E39CE"/>
    <w:rsid w:val="000F0064"/>
    <w:rsid w:val="00106355"/>
    <w:rsid w:val="00114190"/>
    <w:rsid w:val="00121F9D"/>
    <w:rsid w:val="00122A2E"/>
    <w:rsid w:val="001371C3"/>
    <w:rsid w:val="00144B2E"/>
    <w:rsid w:val="001501C5"/>
    <w:rsid w:val="001511F1"/>
    <w:rsid w:val="00152A14"/>
    <w:rsid w:val="001530D2"/>
    <w:rsid w:val="00154594"/>
    <w:rsid w:val="00162BEA"/>
    <w:rsid w:val="001926FF"/>
    <w:rsid w:val="00195FFE"/>
    <w:rsid w:val="001B0867"/>
    <w:rsid w:val="001B1A21"/>
    <w:rsid w:val="001B4620"/>
    <w:rsid w:val="001B5063"/>
    <w:rsid w:val="001B644D"/>
    <w:rsid w:val="001C6E63"/>
    <w:rsid w:val="001D4D05"/>
    <w:rsid w:val="001F4DE2"/>
    <w:rsid w:val="0020331A"/>
    <w:rsid w:val="00203697"/>
    <w:rsid w:val="00207642"/>
    <w:rsid w:val="002236B9"/>
    <w:rsid w:val="0022441B"/>
    <w:rsid w:val="002353BD"/>
    <w:rsid w:val="002519B6"/>
    <w:rsid w:val="00262F61"/>
    <w:rsid w:val="002667DA"/>
    <w:rsid w:val="002708E1"/>
    <w:rsid w:val="00280E7D"/>
    <w:rsid w:val="00282373"/>
    <w:rsid w:val="002916B5"/>
    <w:rsid w:val="00291724"/>
    <w:rsid w:val="00295BD3"/>
    <w:rsid w:val="00297887"/>
    <w:rsid w:val="002A0463"/>
    <w:rsid w:val="002A0ED7"/>
    <w:rsid w:val="002A7AE3"/>
    <w:rsid w:val="002D2E42"/>
    <w:rsid w:val="002D393E"/>
    <w:rsid w:val="002D3F92"/>
    <w:rsid w:val="002D7F4F"/>
    <w:rsid w:val="002E6E59"/>
    <w:rsid w:val="002F2F52"/>
    <w:rsid w:val="002F380F"/>
    <w:rsid w:val="0030029F"/>
    <w:rsid w:val="00305274"/>
    <w:rsid w:val="00305A73"/>
    <w:rsid w:val="00306A7A"/>
    <w:rsid w:val="00311B8E"/>
    <w:rsid w:val="003120F1"/>
    <w:rsid w:val="00321732"/>
    <w:rsid w:val="00327A53"/>
    <w:rsid w:val="00332B98"/>
    <w:rsid w:val="00333BC1"/>
    <w:rsid w:val="00345784"/>
    <w:rsid w:val="0035073D"/>
    <w:rsid w:val="00361847"/>
    <w:rsid w:val="003622A6"/>
    <w:rsid w:val="00374AAE"/>
    <w:rsid w:val="003767A2"/>
    <w:rsid w:val="00394CB9"/>
    <w:rsid w:val="00396111"/>
    <w:rsid w:val="003A1B8D"/>
    <w:rsid w:val="003C6565"/>
    <w:rsid w:val="003D15AC"/>
    <w:rsid w:val="003E133F"/>
    <w:rsid w:val="003E31E8"/>
    <w:rsid w:val="003E3D27"/>
    <w:rsid w:val="0040366B"/>
    <w:rsid w:val="00406757"/>
    <w:rsid w:val="0041001D"/>
    <w:rsid w:val="00412E59"/>
    <w:rsid w:val="0041330A"/>
    <w:rsid w:val="0041566F"/>
    <w:rsid w:val="00417859"/>
    <w:rsid w:val="00441AC5"/>
    <w:rsid w:val="00480009"/>
    <w:rsid w:val="0048362D"/>
    <w:rsid w:val="00483969"/>
    <w:rsid w:val="00484A4C"/>
    <w:rsid w:val="00497E65"/>
    <w:rsid w:val="004A439B"/>
    <w:rsid w:val="004A670F"/>
    <w:rsid w:val="004A76C8"/>
    <w:rsid w:val="004B1674"/>
    <w:rsid w:val="004C7AB0"/>
    <w:rsid w:val="004D27D5"/>
    <w:rsid w:val="004D3AE5"/>
    <w:rsid w:val="004D4A21"/>
    <w:rsid w:val="004D5662"/>
    <w:rsid w:val="004F1567"/>
    <w:rsid w:val="004F2C20"/>
    <w:rsid w:val="004F7484"/>
    <w:rsid w:val="0050408C"/>
    <w:rsid w:val="00504F3E"/>
    <w:rsid w:val="00512A83"/>
    <w:rsid w:val="005138DB"/>
    <w:rsid w:val="005205E7"/>
    <w:rsid w:val="00521BCC"/>
    <w:rsid w:val="00527489"/>
    <w:rsid w:val="0053243B"/>
    <w:rsid w:val="00542331"/>
    <w:rsid w:val="00544426"/>
    <w:rsid w:val="005460DD"/>
    <w:rsid w:val="00550066"/>
    <w:rsid w:val="005522A6"/>
    <w:rsid w:val="00555DDC"/>
    <w:rsid w:val="005644B2"/>
    <w:rsid w:val="005703CF"/>
    <w:rsid w:val="00571529"/>
    <w:rsid w:val="00575B42"/>
    <w:rsid w:val="005776EE"/>
    <w:rsid w:val="00582AC3"/>
    <w:rsid w:val="00596952"/>
    <w:rsid w:val="00597751"/>
    <w:rsid w:val="005A49D7"/>
    <w:rsid w:val="005A66F0"/>
    <w:rsid w:val="005A6808"/>
    <w:rsid w:val="005B3215"/>
    <w:rsid w:val="005C30EF"/>
    <w:rsid w:val="005C5E39"/>
    <w:rsid w:val="005C6937"/>
    <w:rsid w:val="005E5E73"/>
    <w:rsid w:val="005F0E65"/>
    <w:rsid w:val="005F4659"/>
    <w:rsid w:val="005F76E8"/>
    <w:rsid w:val="00601717"/>
    <w:rsid w:val="006216E4"/>
    <w:rsid w:val="00633412"/>
    <w:rsid w:val="0064251D"/>
    <w:rsid w:val="00646296"/>
    <w:rsid w:val="00657736"/>
    <w:rsid w:val="006711A7"/>
    <w:rsid w:val="00671C8B"/>
    <w:rsid w:val="00686970"/>
    <w:rsid w:val="00694825"/>
    <w:rsid w:val="0069705D"/>
    <w:rsid w:val="00697215"/>
    <w:rsid w:val="006A0659"/>
    <w:rsid w:val="006B3608"/>
    <w:rsid w:val="006D252D"/>
    <w:rsid w:val="006F4DAA"/>
    <w:rsid w:val="007022F1"/>
    <w:rsid w:val="00704BD2"/>
    <w:rsid w:val="007073B7"/>
    <w:rsid w:val="0072066E"/>
    <w:rsid w:val="00721A90"/>
    <w:rsid w:val="0072691D"/>
    <w:rsid w:val="0074325A"/>
    <w:rsid w:val="00743D50"/>
    <w:rsid w:val="00744D7A"/>
    <w:rsid w:val="00754803"/>
    <w:rsid w:val="0076145F"/>
    <w:rsid w:val="00764FE2"/>
    <w:rsid w:val="00770803"/>
    <w:rsid w:val="00774AFE"/>
    <w:rsid w:val="00775C76"/>
    <w:rsid w:val="00776C5D"/>
    <w:rsid w:val="00783B47"/>
    <w:rsid w:val="007A584D"/>
    <w:rsid w:val="007B3B2A"/>
    <w:rsid w:val="007B53C3"/>
    <w:rsid w:val="007C3455"/>
    <w:rsid w:val="007C37F4"/>
    <w:rsid w:val="007D06CC"/>
    <w:rsid w:val="007D29BC"/>
    <w:rsid w:val="007E2D00"/>
    <w:rsid w:val="007E3917"/>
    <w:rsid w:val="007E7032"/>
    <w:rsid w:val="00810738"/>
    <w:rsid w:val="00814B11"/>
    <w:rsid w:val="00815122"/>
    <w:rsid w:val="00827985"/>
    <w:rsid w:val="00835FF7"/>
    <w:rsid w:val="00844603"/>
    <w:rsid w:val="00852F9F"/>
    <w:rsid w:val="0085592D"/>
    <w:rsid w:val="008629E2"/>
    <w:rsid w:val="00867A2C"/>
    <w:rsid w:val="00871BED"/>
    <w:rsid w:val="008746AE"/>
    <w:rsid w:val="008761C5"/>
    <w:rsid w:val="008878A2"/>
    <w:rsid w:val="00896265"/>
    <w:rsid w:val="008A3A74"/>
    <w:rsid w:val="008A407A"/>
    <w:rsid w:val="008C234A"/>
    <w:rsid w:val="008D10F7"/>
    <w:rsid w:val="008D4B19"/>
    <w:rsid w:val="008E4A07"/>
    <w:rsid w:val="008F0499"/>
    <w:rsid w:val="008F24E3"/>
    <w:rsid w:val="008F2AF9"/>
    <w:rsid w:val="008F5EAE"/>
    <w:rsid w:val="009008F0"/>
    <w:rsid w:val="00902DB4"/>
    <w:rsid w:val="0090546F"/>
    <w:rsid w:val="00905702"/>
    <w:rsid w:val="009108CA"/>
    <w:rsid w:val="00921BCD"/>
    <w:rsid w:val="00932567"/>
    <w:rsid w:val="00933753"/>
    <w:rsid w:val="009404F7"/>
    <w:rsid w:val="00952638"/>
    <w:rsid w:val="00975C82"/>
    <w:rsid w:val="00977EAE"/>
    <w:rsid w:val="009846EC"/>
    <w:rsid w:val="009869C5"/>
    <w:rsid w:val="00997154"/>
    <w:rsid w:val="009B43C2"/>
    <w:rsid w:val="009C246F"/>
    <w:rsid w:val="009C622C"/>
    <w:rsid w:val="009D0EC8"/>
    <w:rsid w:val="009D28DA"/>
    <w:rsid w:val="009D3E8F"/>
    <w:rsid w:val="009E1588"/>
    <w:rsid w:val="009F4A51"/>
    <w:rsid w:val="00A0168F"/>
    <w:rsid w:val="00A01F9F"/>
    <w:rsid w:val="00A0247F"/>
    <w:rsid w:val="00A111BF"/>
    <w:rsid w:val="00A13DE2"/>
    <w:rsid w:val="00A146A3"/>
    <w:rsid w:val="00A2146F"/>
    <w:rsid w:val="00A255FD"/>
    <w:rsid w:val="00A31574"/>
    <w:rsid w:val="00A33BDC"/>
    <w:rsid w:val="00A34AD8"/>
    <w:rsid w:val="00A5504D"/>
    <w:rsid w:val="00A604DD"/>
    <w:rsid w:val="00A64BEE"/>
    <w:rsid w:val="00A921FD"/>
    <w:rsid w:val="00A95AAA"/>
    <w:rsid w:val="00AA1077"/>
    <w:rsid w:val="00AB37BA"/>
    <w:rsid w:val="00AB488F"/>
    <w:rsid w:val="00AD571D"/>
    <w:rsid w:val="00AF2895"/>
    <w:rsid w:val="00AF3C43"/>
    <w:rsid w:val="00AF4B8F"/>
    <w:rsid w:val="00B021DC"/>
    <w:rsid w:val="00B07C11"/>
    <w:rsid w:val="00B1715B"/>
    <w:rsid w:val="00B17ED5"/>
    <w:rsid w:val="00B336BC"/>
    <w:rsid w:val="00B3543F"/>
    <w:rsid w:val="00B530CC"/>
    <w:rsid w:val="00B60D8D"/>
    <w:rsid w:val="00B7272A"/>
    <w:rsid w:val="00B73E1F"/>
    <w:rsid w:val="00B82C0B"/>
    <w:rsid w:val="00B95101"/>
    <w:rsid w:val="00BA5D0B"/>
    <w:rsid w:val="00BC612D"/>
    <w:rsid w:val="00BD1D7A"/>
    <w:rsid w:val="00BD3088"/>
    <w:rsid w:val="00BE1910"/>
    <w:rsid w:val="00BE4A34"/>
    <w:rsid w:val="00BE5685"/>
    <w:rsid w:val="00BF77BE"/>
    <w:rsid w:val="00C02A93"/>
    <w:rsid w:val="00C02E39"/>
    <w:rsid w:val="00C04DCF"/>
    <w:rsid w:val="00C322D0"/>
    <w:rsid w:val="00C32FE2"/>
    <w:rsid w:val="00C36676"/>
    <w:rsid w:val="00C36867"/>
    <w:rsid w:val="00C42534"/>
    <w:rsid w:val="00C42F0D"/>
    <w:rsid w:val="00C43498"/>
    <w:rsid w:val="00C44212"/>
    <w:rsid w:val="00C464B2"/>
    <w:rsid w:val="00C5069D"/>
    <w:rsid w:val="00C731CE"/>
    <w:rsid w:val="00C76244"/>
    <w:rsid w:val="00C8351C"/>
    <w:rsid w:val="00C93A25"/>
    <w:rsid w:val="00CA60EE"/>
    <w:rsid w:val="00CC27CB"/>
    <w:rsid w:val="00CC3A07"/>
    <w:rsid w:val="00CD07B7"/>
    <w:rsid w:val="00CE475C"/>
    <w:rsid w:val="00CF3506"/>
    <w:rsid w:val="00D05F9D"/>
    <w:rsid w:val="00D13768"/>
    <w:rsid w:val="00D15B42"/>
    <w:rsid w:val="00D2352F"/>
    <w:rsid w:val="00D31F47"/>
    <w:rsid w:val="00D34D0E"/>
    <w:rsid w:val="00D40A9E"/>
    <w:rsid w:val="00D418BE"/>
    <w:rsid w:val="00D5079C"/>
    <w:rsid w:val="00D52214"/>
    <w:rsid w:val="00D5270F"/>
    <w:rsid w:val="00D66B67"/>
    <w:rsid w:val="00D742E4"/>
    <w:rsid w:val="00D76F30"/>
    <w:rsid w:val="00D80FD0"/>
    <w:rsid w:val="00D83F8A"/>
    <w:rsid w:val="00DB3F19"/>
    <w:rsid w:val="00DB4502"/>
    <w:rsid w:val="00DC0683"/>
    <w:rsid w:val="00DD05A6"/>
    <w:rsid w:val="00DD5001"/>
    <w:rsid w:val="00DE75CA"/>
    <w:rsid w:val="00DF1F9D"/>
    <w:rsid w:val="00DF3829"/>
    <w:rsid w:val="00DF40BD"/>
    <w:rsid w:val="00DF69DB"/>
    <w:rsid w:val="00E0344E"/>
    <w:rsid w:val="00E11852"/>
    <w:rsid w:val="00E2084E"/>
    <w:rsid w:val="00E211E2"/>
    <w:rsid w:val="00E32097"/>
    <w:rsid w:val="00E344DF"/>
    <w:rsid w:val="00E4199E"/>
    <w:rsid w:val="00E4704A"/>
    <w:rsid w:val="00E564D7"/>
    <w:rsid w:val="00E612EB"/>
    <w:rsid w:val="00E739FE"/>
    <w:rsid w:val="00E760BE"/>
    <w:rsid w:val="00E76C03"/>
    <w:rsid w:val="00E80D34"/>
    <w:rsid w:val="00E95466"/>
    <w:rsid w:val="00EA3F2F"/>
    <w:rsid w:val="00EA5B40"/>
    <w:rsid w:val="00EA64DF"/>
    <w:rsid w:val="00EC21F5"/>
    <w:rsid w:val="00ED182D"/>
    <w:rsid w:val="00ED6363"/>
    <w:rsid w:val="00EE3B03"/>
    <w:rsid w:val="00EE6BF6"/>
    <w:rsid w:val="00EE6C5F"/>
    <w:rsid w:val="00EF0FF9"/>
    <w:rsid w:val="00F00170"/>
    <w:rsid w:val="00F00EFA"/>
    <w:rsid w:val="00F21A37"/>
    <w:rsid w:val="00F236C4"/>
    <w:rsid w:val="00F275A7"/>
    <w:rsid w:val="00F27BFD"/>
    <w:rsid w:val="00F34838"/>
    <w:rsid w:val="00F4102B"/>
    <w:rsid w:val="00F44E42"/>
    <w:rsid w:val="00F51181"/>
    <w:rsid w:val="00F51D77"/>
    <w:rsid w:val="00F52FE4"/>
    <w:rsid w:val="00F5702E"/>
    <w:rsid w:val="00F60608"/>
    <w:rsid w:val="00F626E2"/>
    <w:rsid w:val="00F80109"/>
    <w:rsid w:val="00F84272"/>
    <w:rsid w:val="00F90CB6"/>
    <w:rsid w:val="00F9344F"/>
    <w:rsid w:val="00FA6220"/>
    <w:rsid w:val="00FB7B0B"/>
    <w:rsid w:val="00FC19B6"/>
    <w:rsid w:val="00FC2AD5"/>
    <w:rsid w:val="00FE0FED"/>
    <w:rsid w:val="00FF220D"/>
    <w:rsid w:val="00FF57BB"/>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F1C8E"/>
  <w15:chartTrackingRefBased/>
  <w15:docId w15:val="{89D04D8B-A791-4300-A2C8-0D96A28E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2E4"/>
    <w:pPr>
      <w:widowControl w:val="0"/>
      <w:autoSpaceDE w:val="0"/>
      <w:autoSpaceDN w:val="0"/>
      <w:spacing w:after="0" w:line="240" w:lineRule="auto"/>
    </w:pPr>
    <w:rPr>
      <w:rFonts w:ascii="Calibri" w:eastAsia="Calibri" w:hAnsi="Calibri" w:cs="Calibri"/>
      <w:kern w:val="0"/>
      <w:lang w:val="en-US"/>
      <w14:ligatures w14:val="none"/>
    </w:rPr>
  </w:style>
  <w:style w:type="paragraph" w:styleId="Balk1">
    <w:name w:val="heading 1"/>
    <w:basedOn w:val="Normal"/>
    <w:link w:val="Balk1Char"/>
    <w:qFormat/>
    <w:rsid w:val="008F0499"/>
    <w:pPr>
      <w:ind w:left="1973" w:hanging="875"/>
      <w:outlineLvl w:val="0"/>
    </w:pPr>
    <w:rPr>
      <w:b/>
      <w:bCs/>
      <w:sz w:val="24"/>
      <w:szCs w:val="24"/>
    </w:rPr>
  </w:style>
  <w:style w:type="paragraph" w:styleId="Balk2">
    <w:name w:val="heading 2"/>
    <w:basedOn w:val="Normal"/>
    <w:link w:val="Balk2Char"/>
    <w:uiPriority w:val="9"/>
    <w:unhideWhenUsed/>
    <w:qFormat/>
    <w:rsid w:val="008F0499"/>
    <w:pPr>
      <w:ind w:left="1973" w:hanging="875"/>
      <w:outlineLvl w:val="1"/>
    </w:pPr>
    <w:rPr>
      <w:b/>
      <w:bCs/>
      <w:i/>
      <w:i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8F0499"/>
    <w:rPr>
      <w:rFonts w:ascii="Calibri" w:eastAsia="Calibri" w:hAnsi="Calibri" w:cs="Calibri"/>
      <w:b/>
      <w:bCs/>
      <w:kern w:val="0"/>
      <w:sz w:val="24"/>
      <w:szCs w:val="24"/>
      <w:lang w:val="en-US"/>
      <w14:ligatures w14:val="none"/>
    </w:rPr>
  </w:style>
  <w:style w:type="character" w:customStyle="1" w:styleId="Balk2Char">
    <w:name w:val="Başlık 2 Char"/>
    <w:basedOn w:val="VarsaylanParagrafYazTipi"/>
    <w:link w:val="Balk2"/>
    <w:uiPriority w:val="9"/>
    <w:rsid w:val="008F0499"/>
    <w:rPr>
      <w:rFonts w:ascii="Calibri" w:eastAsia="Calibri" w:hAnsi="Calibri" w:cs="Calibri"/>
      <w:b/>
      <w:bCs/>
      <w:i/>
      <w:iCs/>
      <w:kern w:val="0"/>
      <w:sz w:val="24"/>
      <w:szCs w:val="24"/>
      <w:lang w:val="en-US"/>
      <w14:ligatures w14:val="none"/>
    </w:rPr>
  </w:style>
  <w:style w:type="table" w:customStyle="1" w:styleId="TableNormal">
    <w:name w:val="Table Normal"/>
    <w:uiPriority w:val="2"/>
    <w:semiHidden/>
    <w:unhideWhenUsed/>
    <w:qFormat/>
    <w:rsid w:val="008F049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GvdeMetni">
    <w:name w:val="Body Text"/>
    <w:basedOn w:val="Normal"/>
    <w:link w:val="GvdeMetniChar"/>
    <w:uiPriority w:val="1"/>
    <w:qFormat/>
    <w:rsid w:val="008F0499"/>
    <w:rPr>
      <w:sz w:val="24"/>
      <w:szCs w:val="24"/>
    </w:rPr>
  </w:style>
  <w:style w:type="character" w:customStyle="1" w:styleId="GvdeMetniChar">
    <w:name w:val="Gövde Metni Char"/>
    <w:basedOn w:val="VarsaylanParagrafYazTipi"/>
    <w:link w:val="GvdeMetni"/>
    <w:uiPriority w:val="1"/>
    <w:rsid w:val="008F0499"/>
    <w:rPr>
      <w:rFonts w:ascii="Calibri" w:eastAsia="Calibri" w:hAnsi="Calibri" w:cs="Calibri"/>
      <w:kern w:val="0"/>
      <w:sz w:val="24"/>
      <w:szCs w:val="24"/>
      <w:lang w:val="en-US"/>
      <w14:ligatures w14:val="none"/>
    </w:rPr>
  </w:style>
  <w:style w:type="paragraph" w:styleId="ListeParagraf">
    <w:name w:val="List Paragraph"/>
    <w:basedOn w:val="Normal"/>
    <w:uiPriority w:val="34"/>
    <w:qFormat/>
    <w:rsid w:val="008F0499"/>
    <w:pPr>
      <w:ind w:left="1973" w:hanging="875"/>
    </w:pPr>
  </w:style>
  <w:style w:type="paragraph" w:customStyle="1" w:styleId="TableParagraph">
    <w:name w:val="Table Paragraph"/>
    <w:basedOn w:val="Normal"/>
    <w:uiPriority w:val="1"/>
    <w:qFormat/>
    <w:rsid w:val="008F0499"/>
    <w:pPr>
      <w:jc w:val="center"/>
    </w:pPr>
  </w:style>
  <w:style w:type="paragraph" w:styleId="stBilgi">
    <w:name w:val="header"/>
    <w:basedOn w:val="Normal"/>
    <w:link w:val="stBilgiChar"/>
    <w:uiPriority w:val="99"/>
    <w:unhideWhenUsed/>
    <w:rsid w:val="008F0499"/>
    <w:pPr>
      <w:tabs>
        <w:tab w:val="center" w:pos="4536"/>
        <w:tab w:val="right" w:pos="9072"/>
      </w:tabs>
    </w:pPr>
  </w:style>
  <w:style w:type="character" w:customStyle="1" w:styleId="stBilgiChar">
    <w:name w:val="Üst Bilgi Char"/>
    <w:basedOn w:val="VarsaylanParagrafYazTipi"/>
    <w:link w:val="stBilgi"/>
    <w:uiPriority w:val="99"/>
    <w:rsid w:val="008F0499"/>
    <w:rPr>
      <w:rFonts w:ascii="Calibri" w:eastAsia="Calibri" w:hAnsi="Calibri" w:cs="Calibri"/>
      <w:kern w:val="0"/>
      <w:lang w:val="en-US"/>
      <w14:ligatures w14:val="none"/>
    </w:rPr>
  </w:style>
  <w:style w:type="paragraph" w:styleId="AltBilgi">
    <w:name w:val="footer"/>
    <w:basedOn w:val="Normal"/>
    <w:link w:val="AltBilgiChar"/>
    <w:uiPriority w:val="99"/>
    <w:unhideWhenUsed/>
    <w:rsid w:val="00DB4502"/>
    <w:pPr>
      <w:tabs>
        <w:tab w:val="center" w:pos="4536"/>
        <w:tab w:val="right" w:pos="9072"/>
      </w:tabs>
    </w:pPr>
  </w:style>
  <w:style w:type="character" w:customStyle="1" w:styleId="AltBilgiChar">
    <w:name w:val="Alt Bilgi Char"/>
    <w:basedOn w:val="VarsaylanParagrafYazTipi"/>
    <w:link w:val="AltBilgi"/>
    <w:uiPriority w:val="99"/>
    <w:rsid w:val="00DB4502"/>
    <w:rPr>
      <w:rFonts w:ascii="Calibri" w:eastAsia="Calibri" w:hAnsi="Calibri" w:cs="Calibri"/>
      <w:kern w:val="0"/>
      <w:lang w:val="en-US"/>
      <w14:ligatures w14:val="none"/>
    </w:rPr>
  </w:style>
  <w:style w:type="table" w:styleId="TabloKlavuzu">
    <w:name w:val="Table Grid"/>
    <w:basedOn w:val="NormalTablo"/>
    <w:uiPriority w:val="39"/>
    <w:rsid w:val="007B3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F236C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val="tr-TR" w:eastAsia="tr-TR"/>
    </w:rPr>
  </w:style>
  <w:style w:type="paragraph" w:styleId="T2">
    <w:name w:val="toc 2"/>
    <w:basedOn w:val="Normal"/>
    <w:next w:val="Normal"/>
    <w:uiPriority w:val="39"/>
    <w:unhideWhenUsed/>
    <w:pPr>
      <w:widowControl/>
      <w:tabs>
        <w:tab w:val="left" w:pos="1134"/>
        <w:tab w:val="right" w:leader="dot" w:pos="9628"/>
      </w:tabs>
      <w:spacing w:after="40"/>
      <w:ind w:left="567"/>
    </w:pPr>
    <w:rPr>
      <w:rFonts w:ascii="Arial" w:eastAsia="Arial" w:hAnsi="Arial" w:cs="Arial"/>
      <w:sz w:val="20"/>
      <w:szCs w:val="20"/>
      <w:lang w:val="tr-TR" w:eastAsia="tr-TR"/>
    </w:rPr>
  </w:style>
  <w:style w:type="paragraph" w:styleId="T1">
    <w:name w:val="toc 1"/>
    <w:basedOn w:val="Normal"/>
    <w:next w:val="Normal"/>
    <w:uiPriority w:val="39"/>
    <w:unhideWhenUsed/>
    <w:pPr>
      <w:widowControl/>
      <w:tabs>
        <w:tab w:val="left" w:pos="567"/>
        <w:tab w:val="right" w:leader="dot" w:pos="9628"/>
      </w:tabs>
      <w:spacing w:before="60" w:after="60"/>
    </w:pPr>
    <w:rPr>
      <w:rFonts w:ascii="Arial" w:eastAsia="Arial" w:hAnsi="Arial" w:cs="Arial"/>
      <w:sz w:val="20"/>
      <w:szCs w:val="20"/>
      <w:lang w:val="tr-TR" w:eastAsia="tr-TR"/>
    </w:rPr>
  </w:style>
  <w:style w:type="paragraph" w:styleId="T3">
    <w:name w:val="toc 3"/>
    <w:basedOn w:val="Normal"/>
    <w:next w:val="Normal"/>
    <w:autoRedefine/>
    <w:uiPriority w:val="39"/>
    <w:unhideWhenUsed/>
    <w:rsid w:val="00F236C4"/>
    <w:pPr>
      <w:widowControl/>
      <w:autoSpaceDE/>
      <w:autoSpaceDN/>
      <w:spacing w:after="100" w:line="259" w:lineRule="auto"/>
      <w:ind w:left="440"/>
    </w:pPr>
    <w:rPr>
      <w:rFonts w:asciiTheme="minorHAnsi" w:eastAsiaTheme="minorEastAsia" w:hAnsiTheme="minorHAnsi" w:cs="Times New Roman"/>
      <w:lang w:val="tr-TR" w:eastAsia="tr-TR"/>
    </w:rPr>
  </w:style>
  <w:style w:type="character" w:styleId="Kpr">
    <w:name w:val="Hyperlink"/>
    <w:basedOn w:val="VarsaylanParagrafYazTipi"/>
    <w:uiPriority w:val="99"/>
    <w:unhideWhenUsed/>
    <w:rsid w:val="00F236C4"/>
    <w:rPr>
      <w:color w:val="0563C1" w:themeColor="hyperlink"/>
      <w:u w:val="single"/>
    </w:rPr>
  </w:style>
  <w:style w:type="character" w:styleId="zmlenmeyenBahsetme">
    <w:name w:val="Unresolved Mention"/>
    <w:basedOn w:val="VarsaylanParagrafYazTipi"/>
    <w:uiPriority w:val="99"/>
    <w:semiHidden/>
    <w:unhideWhenUsed/>
    <w:rsid w:val="005460DD"/>
    <w:rPr>
      <w:color w:val="605E5C"/>
      <w:shd w:val="clear" w:color="auto" w:fill="E1DFDD"/>
    </w:rPr>
  </w:style>
  <w:style w:type="paragraph" w:styleId="NormalWeb">
    <w:name w:val="Normal (Web)"/>
    <w:basedOn w:val="Normal"/>
    <w:uiPriority w:val="99"/>
    <w:unhideWhenUsed/>
    <w:rsid w:val="00B530CC"/>
    <w:pPr>
      <w:widowControl/>
      <w:autoSpaceDE/>
      <w:autoSpaceDN/>
      <w:spacing w:before="100" w:beforeAutospacing="1" w:after="100" w:afterAutospacing="1"/>
    </w:pPr>
    <w:rPr>
      <w:rFonts w:ascii="Times New Roman" w:eastAsia="Times New Roman" w:hAnsi="Times New Roman" w:cs="Times New Roman"/>
      <w:sz w:val="24"/>
      <w:szCs w:val="24"/>
      <w:lang w:val="tr-T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7858">
      <w:bodyDiv w:val="1"/>
      <w:marLeft w:val="0"/>
      <w:marRight w:val="0"/>
      <w:marTop w:val="0"/>
      <w:marBottom w:val="0"/>
      <w:divBdr>
        <w:top w:val="none" w:sz="0" w:space="0" w:color="auto"/>
        <w:left w:val="none" w:sz="0" w:space="0" w:color="auto"/>
        <w:bottom w:val="none" w:sz="0" w:space="0" w:color="auto"/>
        <w:right w:val="none" w:sz="0" w:space="0" w:color="auto"/>
      </w:divBdr>
    </w:div>
    <w:div w:id="207111255">
      <w:bodyDiv w:val="1"/>
      <w:marLeft w:val="0"/>
      <w:marRight w:val="0"/>
      <w:marTop w:val="0"/>
      <w:marBottom w:val="0"/>
      <w:divBdr>
        <w:top w:val="none" w:sz="0" w:space="0" w:color="auto"/>
        <w:left w:val="none" w:sz="0" w:space="0" w:color="auto"/>
        <w:bottom w:val="none" w:sz="0" w:space="0" w:color="auto"/>
        <w:right w:val="none" w:sz="0" w:space="0" w:color="auto"/>
      </w:divBdr>
    </w:div>
    <w:div w:id="222759657">
      <w:bodyDiv w:val="1"/>
      <w:marLeft w:val="0"/>
      <w:marRight w:val="0"/>
      <w:marTop w:val="0"/>
      <w:marBottom w:val="0"/>
      <w:divBdr>
        <w:top w:val="none" w:sz="0" w:space="0" w:color="auto"/>
        <w:left w:val="none" w:sz="0" w:space="0" w:color="auto"/>
        <w:bottom w:val="none" w:sz="0" w:space="0" w:color="auto"/>
        <w:right w:val="none" w:sz="0" w:space="0" w:color="auto"/>
      </w:divBdr>
    </w:div>
    <w:div w:id="271594658">
      <w:bodyDiv w:val="1"/>
      <w:marLeft w:val="0"/>
      <w:marRight w:val="0"/>
      <w:marTop w:val="0"/>
      <w:marBottom w:val="0"/>
      <w:divBdr>
        <w:top w:val="none" w:sz="0" w:space="0" w:color="auto"/>
        <w:left w:val="none" w:sz="0" w:space="0" w:color="auto"/>
        <w:bottom w:val="none" w:sz="0" w:space="0" w:color="auto"/>
        <w:right w:val="none" w:sz="0" w:space="0" w:color="auto"/>
      </w:divBdr>
    </w:div>
    <w:div w:id="452527016">
      <w:bodyDiv w:val="1"/>
      <w:marLeft w:val="0"/>
      <w:marRight w:val="0"/>
      <w:marTop w:val="0"/>
      <w:marBottom w:val="0"/>
      <w:divBdr>
        <w:top w:val="none" w:sz="0" w:space="0" w:color="auto"/>
        <w:left w:val="none" w:sz="0" w:space="0" w:color="auto"/>
        <w:bottom w:val="none" w:sz="0" w:space="0" w:color="auto"/>
        <w:right w:val="none" w:sz="0" w:space="0" w:color="auto"/>
      </w:divBdr>
    </w:div>
    <w:div w:id="710885746">
      <w:bodyDiv w:val="1"/>
      <w:marLeft w:val="0"/>
      <w:marRight w:val="0"/>
      <w:marTop w:val="0"/>
      <w:marBottom w:val="0"/>
      <w:divBdr>
        <w:top w:val="none" w:sz="0" w:space="0" w:color="auto"/>
        <w:left w:val="none" w:sz="0" w:space="0" w:color="auto"/>
        <w:bottom w:val="none" w:sz="0" w:space="0" w:color="auto"/>
        <w:right w:val="none" w:sz="0" w:space="0" w:color="auto"/>
      </w:divBdr>
    </w:div>
    <w:div w:id="808746190">
      <w:bodyDiv w:val="1"/>
      <w:marLeft w:val="0"/>
      <w:marRight w:val="0"/>
      <w:marTop w:val="0"/>
      <w:marBottom w:val="0"/>
      <w:divBdr>
        <w:top w:val="none" w:sz="0" w:space="0" w:color="auto"/>
        <w:left w:val="none" w:sz="0" w:space="0" w:color="auto"/>
        <w:bottom w:val="none" w:sz="0" w:space="0" w:color="auto"/>
        <w:right w:val="none" w:sz="0" w:space="0" w:color="auto"/>
      </w:divBdr>
    </w:div>
    <w:div w:id="841553720">
      <w:bodyDiv w:val="1"/>
      <w:marLeft w:val="0"/>
      <w:marRight w:val="0"/>
      <w:marTop w:val="0"/>
      <w:marBottom w:val="0"/>
      <w:divBdr>
        <w:top w:val="none" w:sz="0" w:space="0" w:color="auto"/>
        <w:left w:val="none" w:sz="0" w:space="0" w:color="auto"/>
        <w:bottom w:val="none" w:sz="0" w:space="0" w:color="auto"/>
        <w:right w:val="none" w:sz="0" w:space="0" w:color="auto"/>
      </w:divBdr>
    </w:div>
    <w:div w:id="904607350">
      <w:bodyDiv w:val="1"/>
      <w:marLeft w:val="0"/>
      <w:marRight w:val="0"/>
      <w:marTop w:val="0"/>
      <w:marBottom w:val="0"/>
      <w:divBdr>
        <w:top w:val="none" w:sz="0" w:space="0" w:color="auto"/>
        <w:left w:val="none" w:sz="0" w:space="0" w:color="auto"/>
        <w:bottom w:val="none" w:sz="0" w:space="0" w:color="auto"/>
        <w:right w:val="none" w:sz="0" w:space="0" w:color="auto"/>
      </w:divBdr>
    </w:div>
    <w:div w:id="937564869">
      <w:bodyDiv w:val="1"/>
      <w:marLeft w:val="0"/>
      <w:marRight w:val="0"/>
      <w:marTop w:val="0"/>
      <w:marBottom w:val="0"/>
      <w:divBdr>
        <w:top w:val="none" w:sz="0" w:space="0" w:color="auto"/>
        <w:left w:val="none" w:sz="0" w:space="0" w:color="auto"/>
        <w:bottom w:val="none" w:sz="0" w:space="0" w:color="auto"/>
        <w:right w:val="none" w:sz="0" w:space="0" w:color="auto"/>
      </w:divBdr>
    </w:div>
    <w:div w:id="970018283">
      <w:bodyDiv w:val="1"/>
      <w:marLeft w:val="0"/>
      <w:marRight w:val="0"/>
      <w:marTop w:val="0"/>
      <w:marBottom w:val="0"/>
      <w:divBdr>
        <w:top w:val="none" w:sz="0" w:space="0" w:color="auto"/>
        <w:left w:val="none" w:sz="0" w:space="0" w:color="auto"/>
        <w:bottom w:val="none" w:sz="0" w:space="0" w:color="auto"/>
        <w:right w:val="none" w:sz="0" w:space="0" w:color="auto"/>
      </w:divBdr>
    </w:div>
    <w:div w:id="1013148670">
      <w:bodyDiv w:val="1"/>
      <w:marLeft w:val="0"/>
      <w:marRight w:val="0"/>
      <w:marTop w:val="0"/>
      <w:marBottom w:val="0"/>
      <w:divBdr>
        <w:top w:val="none" w:sz="0" w:space="0" w:color="auto"/>
        <w:left w:val="none" w:sz="0" w:space="0" w:color="auto"/>
        <w:bottom w:val="none" w:sz="0" w:space="0" w:color="auto"/>
        <w:right w:val="none" w:sz="0" w:space="0" w:color="auto"/>
      </w:divBdr>
    </w:div>
    <w:div w:id="1080298890">
      <w:bodyDiv w:val="1"/>
      <w:marLeft w:val="0"/>
      <w:marRight w:val="0"/>
      <w:marTop w:val="0"/>
      <w:marBottom w:val="0"/>
      <w:divBdr>
        <w:top w:val="none" w:sz="0" w:space="0" w:color="auto"/>
        <w:left w:val="none" w:sz="0" w:space="0" w:color="auto"/>
        <w:bottom w:val="none" w:sz="0" w:space="0" w:color="auto"/>
        <w:right w:val="none" w:sz="0" w:space="0" w:color="auto"/>
      </w:divBdr>
    </w:div>
    <w:div w:id="1110126873">
      <w:bodyDiv w:val="1"/>
      <w:marLeft w:val="0"/>
      <w:marRight w:val="0"/>
      <w:marTop w:val="0"/>
      <w:marBottom w:val="0"/>
      <w:divBdr>
        <w:top w:val="none" w:sz="0" w:space="0" w:color="auto"/>
        <w:left w:val="none" w:sz="0" w:space="0" w:color="auto"/>
        <w:bottom w:val="none" w:sz="0" w:space="0" w:color="auto"/>
        <w:right w:val="none" w:sz="0" w:space="0" w:color="auto"/>
      </w:divBdr>
    </w:div>
    <w:div w:id="1161039218">
      <w:bodyDiv w:val="1"/>
      <w:marLeft w:val="0"/>
      <w:marRight w:val="0"/>
      <w:marTop w:val="0"/>
      <w:marBottom w:val="0"/>
      <w:divBdr>
        <w:top w:val="none" w:sz="0" w:space="0" w:color="auto"/>
        <w:left w:val="none" w:sz="0" w:space="0" w:color="auto"/>
        <w:bottom w:val="none" w:sz="0" w:space="0" w:color="auto"/>
        <w:right w:val="none" w:sz="0" w:space="0" w:color="auto"/>
      </w:divBdr>
    </w:div>
    <w:div w:id="1359307534">
      <w:bodyDiv w:val="1"/>
      <w:marLeft w:val="0"/>
      <w:marRight w:val="0"/>
      <w:marTop w:val="0"/>
      <w:marBottom w:val="0"/>
      <w:divBdr>
        <w:top w:val="none" w:sz="0" w:space="0" w:color="auto"/>
        <w:left w:val="none" w:sz="0" w:space="0" w:color="auto"/>
        <w:bottom w:val="none" w:sz="0" w:space="0" w:color="auto"/>
        <w:right w:val="none" w:sz="0" w:space="0" w:color="auto"/>
      </w:divBdr>
    </w:div>
    <w:div w:id="1552184406">
      <w:bodyDiv w:val="1"/>
      <w:marLeft w:val="0"/>
      <w:marRight w:val="0"/>
      <w:marTop w:val="0"/>
      <w:marBottom w:val="0"/>
      <w:divBdr>
        <w:top w:val="none" w:sz="0" w:space="0" w:color="auto"/>
        <w:left w:val="none" w:sz="0" w:space="0" w:color="auto"/>
        <w:bottom w:val="none" w:sz="0" w:space="0" w:color="auto"/>
        <w:right w:val="none" w:sz="0" w:space="0" w:color="auto"/>
      </w:divBdr>
    </w:div>
    <w:div w:id="1589122493">
      <w:bodyDiv w:val="1"/>
      <w:marLeft w:val="0"/>
      <w:marRight w:val="0"/>
      <w:marTop w:val="0"/>
      <w:marBottom w:val="0"/>
      <w:divBdr>
        <w:top w:val="none" w:sz="0" w:space="0" w:color="auto"/>
        <w:left w:val="none" w:sz="0" w:space="0" w:color="auto"/>
        <w:bottom w:val="none" w:sz="0" w:space="0" w:color="auto"/>
        <w:right w:val="none" w:sz="0" w:space="0" w:color="auto"/>
      </w:divBdr>
    </w:div>
    <w:div w:id="1761020471">
      <w:bodyDiv w:val="1"/>
      <w:marLeft w:val="0"/>
      <w:marRight w:val="0"/>
      <w:marTop w:val="0"/>
      <w:marBottom w:val="0"/>
      <w:divBdr>
        <w:top w:val="none" w:sz="0" w:space="0" w:color="auto"/>
        <w:left w:val="none" w:sz="0" w:space="0" w:color="auto"/>
        <w:bottom w:val="none" w:sz="0" w:space="0" w:color="auto"/>
        <w:right w:val="none" w:sz="0" w:space="0" w:color="auto"/>
      </w:divBdr>
    </w:div>
    <w:div w:id="1781946248">
      <w:bodyDiv w:val="1"/>
      <w:marLeft w:val="0"/>
      <w:marRight w:val="0"/>
      <w:marTop w:val="0"/>
      <w:marBottom w:val="0"/>
      <w:divBdr>
        <w:top w:val="none" w:sz="0" w:space="0" w:color="auto"/>
        <w:left w:val="none" w:sz="0" w:space="0" w:color="auto"/>
        <w:bottom w:val="none" w:sz="0" w:space="0" w:color="auto"/>
        <w:right w:val="none" w:sz="0" w:space="0" w:color="auto"/>
      </w:divBdr>
    </w:div>
    <w:div w:id="1893808958">
      <w:bodyDiv w:val="1"/>
      <w:marLeft w:val="0"/>
      <w:marRight w:val="0"/>
      <w:marTop w:val="0"/>
      <w:marBottom w:val="0"/>
      <w:divBdr>
        <w:top w:val="none" w:sz="0" w:space="0" w:color="auto"/>
        <w:left w:val="none" w:sz="0" w:space="0" w:color="auto"/>
        <w:bottom w:val="none" w:sz="0" w:space="0" w:color="auto"/>
        <w:right w:val="none" w:sz="0" w:space="0" w:color="auto"/>
      </w:divBdr>
    </w:div>
    <w:div w:id="191931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1.png"/><Relationship Id="rId57"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52"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theme" Target="theme/theme1.xml"/><Relationship Id="rId20" Type="http://schemas.openxmlformats.org/officeDocument/2006/relationships/image" Target="media/image10.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elge" ma:contentTypeID="0x0101000F6CF6E5F4EB314DAB9F764431381CF3" ma:contentTypeVersion="3" ma:contentTypeDescription="Yeni belge oluşturun." ma:contentTypeScope="" ma:versionID="826c88155ccccd9e442ef8077f96d58e">
  <xsd:schema xmlns:xsd="http://www.w3.org/2001/XMLSchema" xmlns:xs="http://www.w3.org/2001/XMLSchema" xmlns:p="http://schemas.microsoft.com/office/2006/metadata/properties" xmlns:ns2="88fa4a58-9f87-4f1c-b971-c20ce6d2a17e" targetNamespace="http://schemas.microsoft.com/office/2006/metadata/properties" ma:root="true" ma:fieldsID="b23b9ad5a806279e66011f495c33db53" ns2:_="">
    <xsd:import namespace="88fa4a58-9f87-4f1c-b971-c20ce6d2a1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a4a58-9f87-4f1c-b971-c20ce6d2a1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C459E0-F9C4-4E8D-8453-64C8C1A991DD}">
  <ds:schemaRefs>
    <ds:schemaRef ds:uri="http://schemas.microsoft.com/sharepoint/v3/contenttype/forms"/>
  </ds:schemaRefs>
</ds:datastoreItem>
</file>

<file path=customXml/itemProps2.xml><?xml version="1.0" encoding="utf-8"?>
<ds:datastoreItem xmlns:ds="http://schemas.openxmlformats.org/officeDocument/2006/customXml" ds:itemID="{74CAA6C1-1350-49AB-9C17-A531210BA50C}">
  <ds:schemaRefs>
    <ds:schemaRef ds:uri="http://schemas.openxmlformats.org/officeDocument/2006/bibliography"/>
  </ds:schemaRefs>
</ds:datastoreItem>
</file>

<file path=customXml/itemProps3.xml><?xml version="1.0" encoding="utf-8"?>
<ds:datastoreItem xmlns:ds="http://schemas.openxmlformats.org/officeDocument/2006/customXml" ds:itemID="{33053901-B8E5-40CD-AE04-328F1DDD1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a4a58-9f87-4f1c-b971-c20ce6d2a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004E43-CDBB-45AC-81CE-36BE117B42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5129</Words>
  <Characters>29540</Characters>
  <Application>Microsoft Office Word</Application>
  <DocSecurity>0</DocSecurity>
  <Lines>1182</Lines>
  <Paragraphs>794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MALTEPE</dc:creator>
  <cp:keywords/>
  <dc:description/>
  <cp:lastModifiedBy>Teoman ORUÇ</cp:lastModifiedBy>
  <cp:revision>2</cp:revision>
  <cp:lastPrinted>2025-09-23T14:13:00Z</cp:lastPrinted>
  <dcterms:created xsi:type="dcterms:W3CDTF">2026-10-09T10:19:00Z</dcterms:created>
  <dcterms:modified xsi:type="dcterms:W3CDTF">2026-10-09T10:19:00Z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0x0101000F6CF6E5F4EB314DAB9F764431381CF3</vt:lpwstr>
  </property>
</Properties>
</file>